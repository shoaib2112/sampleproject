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6.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customXml/itemProps1.xml" ContentType="application/vnd.openxmlformats-officedocument.customXmlProperties+xml"/>
  <Override PartName="/docProps/core.xml" ContentType="application/vnd.openxmlformats-package.core-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68" w:type="dxa"/>
        <w:tblLayout w:type="fixed"/>
        <w:tblLook w:val="0000" w:firstRow="0" w:lastRow="0" w:firstColumn="0" w:lastColumn="0" w:noHBand="0" w:noVBand="0"/>
      </w:tblPr>
      <w:tblGrid>
        <w:gridCol w:w="1098"/>
        <w:gridCol w:w="3330"/>
        <w:gridCol w:w="600"/>
        <w:gridCol w:w="2730"/>
        <w:gridCol w:w="1710"/>
      </w:tblGrid>
      <w:tr w:rsidR="00077F42" w:rsidTr="00DF3983">
        <w:tc>
          <w:tcPr>
            <w:tcW w:w="4428" w:type="dxa"/>
            <w:gridSpan w:val="2"/>
            <w:tcBorders>
              <w:bottom w:val="single" w:sz="4" w:space="0" w:color="auto"/>
            </w:tcBorders>
            <w:vAlign w:val="bottom"/>
          </w:tcPr>
          <w:p w:rsidR="00077F42" w:rsidRPr="00260B56" w:rsidRDefault="00077F42">
            <w:pPr>
              <w:tabs>
                <w:tab w:val="left" w:pos="1620"/>
              </w:tabs>
              <w:spacing w:before="120" w:after="120"/>
              <w:rPr>
                <w:rFonts w:ascii="Arial" w:hAnsi="Arial"/>
                <w:sz w:val="28"/>
              </w:rPr>
            </w:pPr>
          </w:p>
        </w:tc>
        <w:tc>
          <w:tcPr>
            <w:tcW w:w="5040" w:type="dxa"/>
            <w:gridSpan w:val="3"/>
            <w:tcBorders>
              <w:bottom w:val="single" w:sz="4" w:space="0" w:color="auto"/>
            </w:tcBorders>
            <w:vAlign w:val="center"/>
          </w:tcPr>
          <w:p w:rsidR="00077F42" w:rsidRPr="00260B56" w:rsidRDefault="00077F42">
            <w:pPr>
              <w:tabs>
                <w:tab w:val="left" w:pos="1620"/>
              </w:tabs>
              <w:spacing w:before="60" w:after="60"/>
              <w:jc w:val="right"/>
              <w:rPr>
                <w:rFonts w:ascii="Arial" w:hAnsi="Arial"/>
                <w:sz w:val="28"/>
              </w:rPr>
            </w:pPr>
          </w:p>
        </w:tc>
      </w:tr>
      <w:tr w:rsidR="00077F42" w:rsidTr="00DF3983">
        <w:trPr>
          <w:trHeight w:val="1200"/>
        </w:trPr>
        <w:tc>
          <w:tcPr>
            <w:tcW w:w="9468" w:type="dxa"/>
            <w:gridSpan w:val="5"/>
            <w:tcBorders>
              <w:top w:val="single" w:sz="4" w:space="0" w:color="auto"/>
              <w:bottom w:val="single" w:sz="4" w:space="0" w:color="auto"/>
            </w:tcBorders>
            <w:vAlign w:val="center"/>
          </w:tcPr>
          <w:p w:rsidR="00077F42" w:rsidRPr="00260B56" w:rsidRDefault="00077F42">
            <w:pPr>
              <w:tabs>
                <w:tab w:val="left" w:pos="1620"/>
              </w:tabs>
              <w:spacing w:before="60" w:after="60"/>
              <w:rPr>
                <w:rFonts w:ascii="Arial" w:hAnsi="Arial"/>
                <w:b/>
                <w:sz w:val="28"/>
              </w:rPr>
            </w:pPr>
            <w:r w:rsidRPr="00260B56">
              <w:rPr>
                <w:rFonts w:ascii="Arial" w:hAnsi="Arial"/>
                <w:sz w:val="28"/>
              </w:rPr>
              <w:t>Project</w:t>
            </w:r>
            <w:r w:rsidRPr="004C715B">
              <w:t>:</w:t>
            </w:r>
            <w:r w:rsidRPr="004C715B">
              <w:tab/>
            </w:r>
            <w:r w:rsidR="006E3E35">
              <w:rPr>
                <w:rFonts w:ascii="Arial" w:hAnsi="Arial"/>
                <w:b/>
                <w:color w:val="FF0000"/>
                <w:sz w:val="28"/>
              </w:rPr>
              <w:t>Airplane Health Management (AHM)</w:t>
            </w:r>
          </w:p>
          <w:p w:rsidR="00077F42" w:rsidRDefault="00077F42" w:rsidP="006E3E35">
            <w:pPr>
              <w:tabs>
                <w:tab w:val="left" w:pos="1620"/>
              </w:tabs>
              <w:spacing w:before="60" w:after="60"/>
            </w:pPr>
            <w:r w:rsidRPr="00260B56">
              <w:rPr>
                <w:rFonts w:ascii="Arial" w:hAnsi="Arial"/>
                <w:sz w:val="28"/>
              </w:rPr>
              <w:t>Deliverable:</w:t>
            </w:r>
            <w:r w:rsidRPr="00260B56">
              <w:rPr>
                <w:rFonts w:ascii="Arial" w:hAnsi="Arial"/>
                <w:sz w:val="28"/>
              </w:rPr>
              <w:tab/>
            </w:r>
            <w:r w:rsidR="00873EFF">
              <w:rPr>
                <w:rFonts w:ascii="Arial" w:hAnsi="Arial"/>
                <w:b/>
                <w:sz w:val="28"/>
              </w:rPr>
              <w:t>P370C</w:t>
            </w:r>
            <w:r w:rsidR="006E3E35">
              <w:rPr>
                <w:rFonts w:ascii="Arial" w:hAnsi="Arial"/>
                <w:b/>
                <w:sz w:val="28"/>
              </w:rPr>
              <w:t xml:space="preserve"> Azure</w:t>
            </w:r>
            <w:r w:rsidRPr="00260B56">
              <w:rPr>
                <w:rFonts w:ascii="Arial" w:hAnsi="Arial"/>
                <w:b/>
                <w:sz w:val="28"/>
              </w:rPr>
              <w:t xml:space="preserve"> </w:t>
            </w:r>
            <w:r w:rsidRPr="00260B56">
              <w:rPr>
                <w:rFonts w:ascii="Arial" w:hAnsi="Arial"/>
                <w:b/>
                <w:sz w:val="28"/>
              </w:rPr>
              <w:fldChar w:fldCharType="begin"/>
            </w:r>
            <w:r w:rsidRPr="00260B56">
              <w:rPr>
                <w:rFonts w:ascii="Arial" w:hAnsi="Arial"/>
                <w:b/>
                <w:sz w:val="28"/>
              </w:rPr>
              <w:instrText xml:space="preserve"> TITLE  \* MERGEFORMAT </w:instrText>
            </w:r>
            <w:r w:rsidRPr="00260B56">
              <w:rPr>
                <w:rFonts w:ascii="Arial" w:hAnsi="Arial"/>
                <w:b/>
                <w:sz w:val="28"/>
              </w:rPr>
              <w:fldChar w:fldCharType="separate"/>
            </w:r>
            <w:r w:rsidR="002C035B">
              <w:rPr>
                <w:rFonts w:ascii="Arial" w:hAnsi="Arial"/>
                <w:b/>
                <w:sz w:val="28"/>
              </w:rPr>
              <w:t>Technology Infrastructure</w:t>
            </w:r>
            <w:r w:rsidRPr="00260B56">
              <w:rPr>
                <w:rFonts w:ascii="Arial" w:hAnsi="Arial"/>
                <w:b/>
                <w:sz w:val="28"/>
              </w:rPr>
              <w:fldChar w:fldCharType="end"/>
            </w:r>
          </w:p>
        </w:tc>
      </w:tr>
      <w:tr w:rsidR="00077F42" w:rsidTr="00DF3983">
        <w:trPr>
          <w:tblHeader/>
        </w:trPr>
        <w:tc>
          <w:tcPr>
            <w:tcW w:w="9468" w:type="dxa"/>
            <w:gridSpan w:val="5"/>
            <w:tcBorders>
              <w:top w:val="single" w:sz="4" w:space="0" w:color="auto"/>
            </w:tcBorders>
          </w:tcPr>
          <w:p w:rsidR="00077F42" w:rsidRDefault="00077F42">
            <w:pPr>
              <w:pStyle w:val="BlockTitle"/>
            </w:pPr>
            <w:r>
              <w:t>Description</w:t>
            </w:r>
          </w:p>
        </w:tc>
      </w:tr>
      <w:tr w:rsidR="00077F42" w:rsidTr="00DF3983">
        <w:trPr>
          <w:tblHeader/>
        </w:trPr>
        <w:tc>
          <w:tcPr>
            <w:tcW w:w="9468" w:type="dxa"/>
            <w:gridSpan w:val="5"/>
          </w:tcPr>
          <w:p w:rsidR="00077F42" w:rsidRDefault="0046727C" w:rsidP="00DF3983">
            <w:r>
              <w:t>The purpose of this deliverable is to describe the technology infrastructure needed to support the information system (including its development, tests, and training) and to define the distribution of software components on the infrastructure.</w:t>
            </w:r>
          </w:p>
        </w:tc>
      </w:tr>
      <w:tr w:rsidR="00077F42" w:rsidTr="00DF3983">
        <w:tc>
          <w:tcPr>
            <w:tcW w:w="1098" w:type="dxa"/>
          </w:tcPr>
          <w:p w:rsidR="00077F42" w:rsidRDefault="00077F42" w:rsidP="00DF3983"/>
        </w:tc>
        <w:tc>
          <w:tcPr>
            <w:tcW w:w="3930" w:type="dxa"/>
            <w:gridSpan w:val="2"/>
          </w:tcPr>
          <w:p w:rsidR="00077F42" w:rsidRDefault="00077F42" w:rsidP="00DF3983"/>
        </w:tc>
        <w:tc>
          <w:tcPr>
            <w:tcW w:w="2730" w:type="dxa"/>
          </w:tcPr>
          <w:p w:rsidR="00077F42" w:rsidRDefault="00077F42" w:rsidP="00DF3983"/>
        </w:tc>
        <w:tc>
          <w:tcPr>
            <w:tcW w:w="1710" w:type="dxa"/>
          </w:tcPr>
          <w:p w:rsidR="00077F42" w:rsidRDefault="00077F42" w:rsidP="00DF3983"/>
        </w:tc>
      </w:tr>
    </w:tbl>
    <w:p w:rsidR="0046727C" w:rsidRPr="00817EB5" w:rsidRDefault="0046727C" w:rsidP="0046727C">
      <w:pPr>
        <w:pStyle w:val="BlockTitle"/>
        <w:rPr>
          <w:sz w:val="16"/>
          <w:szCs w:val="16"/>
        </w:rPr>
      </w:pPr>
      <w:r>
        <w:t>Content Owner</w:t>
      </w:r>
      <w:proofErr w:type="gramStart"/>
      <w:r>
        <w:t>:</w:t>
      </w:r>
      <w:proofErr w:type="gramEnd"/>
      <w:r>
        <w:br/>
      </w:r>
      <w:r w:rsidRPr="005E0EE4">
        <w:rPr>
          <w:rFonts w:ascii="Times New Roman" w:hAnsi="Times New Roman"/>
          <w:color w:val="FF0000"/>
          <w:sz w:val="24"/>
        </w:rPr>
        <w:t>[Org. Name] [Org. Number]</w:t>
      </w:r>
      <w:r w:rsidRPr="005E0EE4">
        <w:rPr>
          <w:rFonts w:ascii="Times New Roman" w:hAnsi="Times New Roman"/>
          <w:color w:val="FF0000"/>
          <w:sz w:val="24"/>
        </w:rPr>
        <w:br/>
      </w:r>
      <w:r w:rsidRPr="00817EB5">
        <w:rPr>
          <w:sz w:val="16"/>
          <w:szCs w:val="16"/>
        </w:rPr>
        <w:t>All future revisions to this document shall be approved by the content owner prior to release.</w:t>
      </w:r>
    </w:p>
    <w:p w:rsidR="00077F42" w:rsidRDefault="00077F42">
      <w:pPr>
        <w:pStyle w:val="BlockTitle"/>
      </w:pPr>
      <w:r>
        <w:t>Contents</w:t>
      </w:r>
    </w:p>
    <w:p w:rsidR="00761521" w:rsidRDefault="00077F42">
      <w:pPr>
        <w:pStyle w:val="TOC1"/>
        <w:rPr>
          <w:rFonts w:asciiTheme="minorHAnsi" w:eastAsiaTheme="minorEastAsia" w:hAnsiTheme="minorHAnsi" w:cstheme="minorBidi"/>
          <w:sz w:val="22"/>
          <w:szCs w:val="22"/>
          <w:lang w:eastAsia="en-US"/>
        </w:rPr>
      </w:pPr>
      <w:r>
        <w:fldChar w:fldCharType="begin"/>
      </w:r>
      <w:r>
        <w:instrText xml:space="preserve"> TOC \o "1-2" </w:instrText>
      </w:r>
      <w:r>
        <w:fldChar w:fldCharType="separate"/>
      </w:r>
      <w:r w:rsidR="00761521">
        <w:t>1.</w:t>
      </w:r>
      <w:r w:rsidR="00761521">
        <w:rPr>
          <w:rFonts w:asciiTheme="minorHAnsi" w:eastAsiaTheme="minorEastAsia" w:hAnsiTheme="minorHAnsi" w:cstheme="minorBidi"/>
          <w:sz w:val="22"/>
          <w:szCs w:val="22"/>
          <w:lang w:eastAsia="en-US"/>
        </w:rPr>
        <w:tab/>
      </w:r>
      <w:r w:rsidR="00761521">
        <w:t>Overview</w:t>
      </w:r>
      <w:r w:rsidR="00761521">
        <w:tab/>
      </w:r>
      <w:r w:rsidR="00761521">
        <w:fldChar w:fldCharType="begin"/>
      </w:r>
      <w:r w:rsidR="00761521">
        <w:instrText xml:space="preserve"> PAGEREF _Toc469310887 \h </w:instrText>
      </w:r>
      <w:r w:rsidR="00761521">
        <w:fldChar w:fldCharType="separate"/>
      </w:r>
      <w:r w:rsidR="00761521">
        <w:t>2</w:t>
      </w:r>
      <w:r w:rsidR="00761521">
        <w:fldChar w:fldCharType="end"/>
      </w:r>
    </w:p>
    <w:p w:rsidR="00761521" w:rsidRDefault="00761521">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Security Principles</w:t>
      </w:r>
      <w:r>
        <w:tab/>
      </w:r>
      <w:r>
        <w:fldChar w:fldCharType="begin"/>
      </w:r>
      <w:r>
        <w:instrText xml:space="preserve"> PAGEREF _Toc469310888 \h </w:instrText>
      </w:r>
      <w:r>
        <w:fldChar w:fldCharType="separate"/>
      </w:r>
      <w:r>
        <w:t>2</w:t>
      </w:r>
      <w:r>
        <w:fldChar w:fldCharType="end"/>
      </w:r>
    </w:p>
    <w:p w:rsidR="00761521" w:rsidRDefault="00761521">
      <w:pPr>
        <w:pStyle w:val="TOC1"/>
        <w:rPr>
          <w:rFonts w:asciiTheme="minorHAnsi" w:eastAsiaTheme="minorEastAsia" w:hAnsiTheme="minorHAnsi" w:cstheme="minorBidi"/>
          <w:sz w:val="22"/>
          <w:szCs w:val="22"/>
          <w:lang w:eastAsia="en-US"/>
        </w:rPr>
      </w:pPr>
      <w:r w:rsidRPr="009D7483">
        <w:rPr>
          <w:rFonts w:eastAsia="Calibri"/>
        </w:rPr>
        <w:t>2.</w:t>
      </w:r>
      <w:r>
        <w:rPr>
          <w:rFonts w:asciiTheme="minorHAnsi" w:eastAsiaTheme="minorEastAsia" w:hAnsiTheme="minorHAnsi" w:cstheme="minorBidi"/>
          <w:sz w:val="22"/>
          <w:szCs w:val="22"/>
          <w:lang w:eastAsia="en-US"/>
        </w:rPr>
        <w:tab/>
      </w:r>
      <w:r w:rsidRPr="009D7483">
        <w:rPr>
          <w:rFonts w:eastAsia="Calibri"/>
        </w:rPr>
        <w:t>Azure Technology Manifest</w:t>
      </w:r>
      <w:r>
        <w:tab/>
      </w:r>
      <w:r>
        <w:fldChar w:fldCharType="begin"/>
      </w:r>
      <w:r>
        <w:instrText xml:space="preserve"> PAGEREF _Toc469310889 \h </w:instrText>
      </w:r>
      <w:r>
        <w:fldChar w:fldCharType="separate"/>
      </w:r>
      <w:r>
        <w:t>3</w:t>
      </w:r>
      <w:r>
        <w:fldChar w:fldCharType="end"/>
      </w:r>
    </w:p>
    <w:p w:rsidR="00761521" w:rsidRDefault="00761521">
      <w:pPr>
        <w:pStyle w:val="TOC2"/>
        <w:rPr>
          <w:rFonts w:asciiTheme="minorHAnsi" w:eastAsiaTheme="minorEastAsia" w:hAnsiTheme="minorHAnsi" w:cstheme="minorBidi"/>
          <w:sz w:val="22"/>
          <w:szCs w:val="22"/>
          <w:lang w:eastAsia="en-US"/>
        </w:rPr>
      </w:pPr>
      <w:r w:rsidRPr="009D7483">
        <w:rPr>
          <w:rFonts w:eastAsia="Calibri"/>
        </w:rPr>
        <w:t>2.1</w:t>
      </w:r>
      <w:r>
        <w:rPr>
          <w:rFonts w:asciiTheme="minorHAnsi" w:eastAsiaTheme="minorEastAsia" w:hAnsiTheme="minorHAnsi" w:cstheme="minorBidi"/>
          <w:sz w:val="22"/>
          <w:szCs w:val="22"/>
          <w:lang w:eastAsia="en-US"/>
        </w:rPr>
        <w:tab/>
      </w:r>
      <w:r w:rsidRPr="009D7483">
        <w:rPr>
          <w:rFonts w:eastAsia="Calibri"/>
        </w:rPr>
        <w:t>Infrastructure as a Service</w:t>
      </w:r>
      <w:r>
        <w:tab/>
      </w:r>
      <w:r>
        <w:fldChar w:fldCharType="begin"/>
      </w:r>
      <w:r>
        <w:instrText xml:space="preserve"> PAGEREF _Toc469310890 \h </w:instrText>
      </w:r>
      <w:r>
        <w:fldChar w:fldCharType="separate"/>
      </w:r>
      <w:r>
        <w:t>3</w:t>
      </w:r>
      <w:r>
        <w:fldChar w:fldCharType="end"/>
      </w:r>
    </w:p>
    <w:p w:rsidR="00761521" w:rsidRDefault="00761521">
      <w:pPr>
        <w:pStyle w:val="TOC2"/>
        <w:rPr>
          <w:rFonts w:asciiTheme="minorHAnsi" w:eastAsiaTheme="minorEastAsia" w:hAnsiTheme="minorHAnsi" w:cstheme="minorBidi"/>
          <w:sz w:val="22"/>
          <w:szCs w:val="22"/>
          <w:lang w:eastAsia="en-US"/>
        </w:rPr>
      </w:pPr>
      <w:r w:rsidRPr="009D7483">
        <w:rPr>
          <w:rFonts w:eastAsia="Calibri"/>
        </w:rPr>
        <w:t>2.2</w:t>
      </w:r>
      <w:r>
        <w:rPr>
          <w:rFonts w:asciiTheme="minorHAnsi" w:eastAsiaTheme="minorEastAsia" w:hAnsiTheme="minorHAnsi" w:cstheme="minorBidi"/>
          <w:sz w:val="22"/>
          <w:szCs w:val="22"/>
          <w:lang w:eastAsia="en-US"/>
        </w:rPr>
        <w:tab/>
      </w:r>
      <w:r w:rsidRPr="009D7483">
        <w:rPr>
          <w:rFonts w:eastAsia="Calibri"/>
        </w:rPr>
        <w:t>MS Managed Services</w:t>
      </w:r>
      <w:r>
        <w:tab/>
      </w:r>
      <w:r>
        <w:fldChar w:fldCharType="begin"/>
      </w:r>
      <w:r>
        <w:instrText xml:space="preserve"> PAGEREF _Toc469310891 \h </w:instrText>
      </w:r>
      <w:r>
        <w:fldChar w:fldCharType="separate"/>
      </w:r>
      <w:r>
        <w:t>4</w:t>
      </w:r>
      <w:r>
        <w:fldChar w:fldCharType="end"/>
      </w:r>
    </w:p>
    <w:p w:rsidR="00761521" w:rsidRDefault="00761521">
      <w:pPr>
        <w:pStyle w:val="TOC2"/>
        <w:rPr>
          <w:rFonts w:asciiTheme="minorHAnsi" w:eastAsiaTheme="minorEastAsia" w:hAnsiTheme="minorHAnsi" w:cstheme="minorBidi"/>
          <w:sz w:val="22"/>
          <w:szCs w:val="22"/>
          <w:lang w:eastAsia="en-US"/>
        </w:rPr>
      </w:pPr>
      <w:r w:rsidRPr="009D7483">
        <w:rPr>
          <w:rFonts w:eastAsia="Calibri"/>
        </w:rPr>
        <w:t>2.3</w:t>
      </w:r>
      <w:r>
        <w:rPr>
          <w:rFonts w:asciiTheme="minorHAnsi" w:eastAsiaTheme="minorEastAsia" w:hAnsiTheme="minorHAnsi" w:cstheme="minorBidi"/>
          <w:sz w:val="22"/>
          <w:szCs w:val="22"/>
          <w:lang w:eastAsia="en-US"/>
        </w:rPr>
        <w:tab/>
      </w:r>
      <w:r w:rsidRPr="009D7483">
        <w:rPr>
          <w:rFonts w:eastAsia="Calibri"/>
        </w:rPr>
        <w:t>DA Common Services</w:t>
      </w:r>
      <w:r>
        <w:tab/>
      </w:r>
      <w:r>
        <w:fldChar w:fldCharType="begin"/>
      </w:r>
      <w:r>
        <w:instrText xml:space="preserve"> PAGEREF _Toc469310892 \h </w:instrText>
      </w:r>
      <w:r>
        <w:fldChar w:fldCharType="separate"/>
      </w:r>
      <w:r>
        <w:t>4</w:t>
      </w:r>
      <w:r>
        <w:fldChar w:fldCharType="end"/>
      </w:r>
    </w:p>
    <w:p w:rsidR="00761521" w:rsidRDefault="00761521">
      <w:pPr>
        <w:pStyle w:val="TOC1"/>
        <w:rPr>
          <w:rFonts w:asciiTheme="minorHAnsi" w:eastAsiaTheme="minorEastAsia" w:hAnsiTheme="minorHAnsi" w:cstheme="minorBidi"/>
          <w:sz w:val="22"/>
          <w:szCs w:val="22"/>
          <w:lang w:eastAsia="en-US"/>
        </w:rPr>
      </w:pPr>
      <w:r w:rsidRPr="009D7483">
        <w:rPr>
          <w:rFonts w:eastAsia="Calibri"/>
        </w:rPr>
        <w:t>3.</w:t>
      </w:r>
      <w:r>
        <w:rPr>
          <w:rFonts w:asciiTheme="minorHAnsi" w:eastAsiaTheme="minorEastAsia" w:hAnsiTheme="minorHAnsi" w:cstheme="minorBidi"/>
          <w:sz w:val="22"/>
          <w:szCs w:val="22"/>
          <w:lang w:eastAsia="en-US"/>
        </w:rPr>
        <w:tab/>
      </w:r>
      <w:r w:rsidRPr="009D7483">
        <w:rPr>
          <w:rFonts w:eastAsia="Calibri"/>
        </w:rPr>
        <w:t>IAM Model</w:t>
      </w:r>
      <w:r>
        <w:tab/>
      </w:r>
      <w:r>
        <w:fldChar w:fldCharType="begin"/>
      </w:r>
      <w:r>
        <w:instrText xml:space="preserve"> PAGEREF _Toc469310893 \h </w:instrText>
      </w:r>
      <w:r>
        <w:fldChar w:fldCharType="separate"/>
      </w:r>
      <w:r>
        <w:t>5</w:t>
      </w:r>
      <w:r>
        <w:fldChar w:fldCharType="end"/>
      </w:r>
    </w:p>
    <w:p w:rsidR="00761521" w:rsidRDefault="00761521">
      <w:pPr>
        <w:pStyle w:val="TOC1"/>
        <w:rPr>
          <w:rFonts w:asciiTheme="minorHAnsi" w:eastAsiaTheme="minorEastAsia" w:hAnsiTheme="minorHAnsi" w:cstheme="minorBidi"/>
          <w:sz w:val="22"/>
          <w:szCs w:val="22"/>
          <w:lang w:eastAsia="en-US"/>
        </w:rPr>
      </w:pPr>
      <w:r w:rsidRPr="009D7483">
        <w:rPr>
          <w:rFonts w:eastAsia="Calibri"/>
        </w:rPr>
        <w:t>4.</w:t>
      </w:r>
      <w:r>
        <w:rPr>
          <w:rFonts w:asciiTheme="minorHAnsi" w:eastAsiaTheme="minorEastAsia" w:hAnsiTheme="minorHAnsi" w:cstheme="minorBidi"/>
          <w:sz w:val="22"/>
          <w:szCs w:val="22"/>
          <w:lang w:eastAsia="en-US"/>
        </w:rPr>
        <w:tab/>
      </w:r>
      <w:r w:rsidRPr="009D7483">
        <w:rPr>
          <w:rFonts w:eastAsia="Calibri"/>
        </w:rPr>
        <w:t>Licensing Needs</w:t>
      </w:r>
      <w:r>
        <w:tab/>
      </w:r>
      <w:r>
        <w:fldChar w:fldCharType="begin"/>
      </w:r>
      <w:r>
        <w:instrText xml:space="preserve"> PAGEREF _Toc469310894 \h </w:instrText>
      </w:r>
      <w:r>
        <w:fldChar w:fldCharType="separate"/>
      </w:r>
      <w:r>
        <w:t>6</w:t>
      </w:r>
      <w:r>
        <w:fldChar w:fldCharType="end"/>
      </w:r>
    </w:p>
    <w:p w:rsidR="00761521" w:rsidRDefault="00761521">
      <w:pPr>
        <w:pStyle w:val="TOC2"/>
        <w:rPr>
          <w:rFonts w:asciiTheme="minorHAnsi" w:eastAsiaTheme="minorEastAsia" w:hAnsiTheme="minorHAnsi" w:cstheme="minorBidi"/>
          <w:sz w:val="22"/>
          <w:szCs w:val="22"/>
          <w:lang w:eastAsia="en-US"/>
        </w:rPr>
      </w:pPr>
      <w:r w:rsidRPr="009D7483">
        <w:rPr>
          <w:rFonts w:eastAsia="Calibri"/>
        </w:rPr>
        <w:t>4.1</w:t>
      </w:r>
      <w:r>
        <w:rPr>
          <w:rFonts w:asciiTheme="minorHAnsi" w:eastAsiaTheme="minorEastAsia" w:hAnsiTheme="minorHAnsi" w:cstheme="minorBidi"/>
          <w:sz w:val="22"/>
          <w:szCs w:val="22"/>
          <w:lang w:eastAsia="en-US"/>
        </w:rPr>
        <w:tab/>
      </w:r>
      <w:r w:rsidRPr="009D7483">
        <w:rPr>
          <w:rFonts w:eastAsia="Calibri"/>
        </w:rPr>
        <w:t>Sendgrid</w:t>
      </w:r>
      <w:r>
        <w:tab/>
      </w:r>
      <w:r>
        <w:fldChar w:fldCharType="begin"/>
      </w:r>
      <w:r>
        <w:instrText xml:space="preserve"> PAGEREF _Toc469310895 \h </w:instrText>
      </w:r>
      <w:r>
        <w:fldChar w:fldCharType="separate"/>
      </w:r>
      <w:r>
        <w:t>6</w:t>
      </w:r>
      <w:r>
        <w:fldChar w:fldCharType="end"/>
      </w:r>
    </w:p>
    <w:p w:rsidR="00761521" w:rsidRDefault="00761521">
      <w:pPr>
        <w:pStyle w:val="TOC1"/>
        <w:rPr>
          <w:rFonts w:asciiTheme="minorHAnsi" w:eastAsiaTheme="minorEastAsia" w:hAnsiTheme="minorHAnsi" w:cstheme="minorBidi"/>
          <w:sz w:val="22"/>
          <w:szCs w:val="22"/>
          <w:lang w:eastAsia="en-US"/>
        </w:rPr>
      </w:pPr>
      <w:r w:rsidRPr="009D7483">
        <w:rPr>
          <w:rFonts w:eastAsia="Calibri"/>
        </w:rPr>
        <w:t>5.</w:t>
      </w:r>
      <w:r>
        <w:rPr>
          <w:rFonts w:asciiTheme="minorHAnsi" w:eastAsiaTheme="minorEastAsia" w:hAnsiTheme="minorHAnsi" w:cstheme="minorBidi"/>
          <w:sz w:val="22"/>
          <w:szCs w:val="22"/>
          <w:lang w:eastAsia="en-US"/>
        </w:rPr>
        <w:tab/>
      </w:r>
      <w:r w:rsidRPr="009D7483">
        <w:rPr>
          <w:rFonts w:eastAsia="Calibri"/>
        </w:rPr>
        <w:t>Data Sources and Interfaces</w:t>
      </w:r>
      <w:r>
        <w:tab/>
      </w:r>
      <w:r>
        <w:fldChar w:fldCharType="begin"/>
      </w:r>
      <w:r>
        <w:instrText xml:space="preserve"> PAGEREF _Toc469310896 \h </w:instrText>
      </w:r>
      <w:r>
        <w:fldChar w:fldCharType="separate"/>
      </w:r>
      <w:r>
        <w:t>7</w:t>
      </w:r>
      <w:r>
        <w:fldChar w:fldCharType="end"/>
      </w:r>
    </w:p>
    <w:p w:rsidR="00761521" w:rsidRDefault="00761521">
      <w:pPr>
        <w:pStyle w:val="TOC2"/>
        <w:rPr>
          <w:rFonts w:asciiTheme="minorHAnsi" w:eastAsiaTheme="minorEastAsia" w:hAnsiTheme="minorHAnsi" w:cstheme="minorBidi"/>
          <w:sz w:val="22"/>
          <w:szCs w:val="22"/>
          <w:lang w:eastAsia="en-US"/>
        </w:rPr>
      </w:pPr>
      <w:r w:rsidRPr="009D7483">
        <w:rPr>
          <w:rFonts w:eastAsia="Calibri"/>
        </w:rPr>
        <w:t>5.1</w:t>
      </w:r>
      <w:r>
        <w:rPr>
          <w:rFonts w:asciiTheme="minorHAnsi" w:eastAsiaTheme="minorEastAsia" w:hAnsiTheme="minorHAnsi" w:cstheme="minorBidi"/>
          <w:sz w:val="22"/>
          <w:szCs w:val="22"/>
          <w:lang w:eastAsia="en-US"/>
        </w:rPr>
        <w:tab/>
      </w:r>
      <w:r w:rsidRPr="009D7483">
        <w:rPr>
          <w:rFonts w:eastAsia="Calibri"/>
        </w:rPr>
        <w:t>Interface: MQIPT</w:t>
      </w:r>
      <w:r>
        <w:tab/>
      </w:r>
      <w:r>
        <w:fldChar w:fldCharType="begin"/>
      </w:r>
      <w:r>
        <w:instrText xml:space="preserve"> PAGEREF _Toc469310897 \h </w:instrText>
      </w:r>
      <w:r>
        <w:fldChar w:fldCharType="separate"/>
      </w:r>
      <w:r>
        <w:t>7</w:t>
      </w:r>
      <w:r>
        <w:fldChar w:fldCharType="end"/>
      </w:r>
    </w:p>
    <w:p w:rsidR="00761521" w:rsidRDefault="00761521">
      <w:pPr>
        <w:pStyle w:val="TOC2"/>
        <w:rPr>
          <w:rFonts w:asciiTheme="minorHAnsi" w:eastAsiaTheme="minorEastAsia" w:hAnsiTheme="minorHAnsi" w:cstheme="minorBidi"/>
          <w:sz w:val="22"/>
          <w:szCs w:val="22"/>
          <w:lang w:eastAsia="en-US"/>
        </w:rPr>
      </w:pPr>
      <w:r w:rsidRPr="009D7483">
        <w:rPr>
          <w:rFonts w:eastAsia="Calibri"/>
        </w:rPr>
        <w:t>5.2</w:t>
      </w:r>
      <w:r>
        <w:rPr>
          <w:rFonts w:asciiTheme="minorHAnsi" w:eastAsiaTheme="minorEastAsia" w:hAnsiTheme="minorHAnsi" w:cstheme="minorBidi"/>
          <w:sz w:val="22"/>
          <w:szCs w:val="22"/>
          <w:lang w:eastAsia="en-US"/>
        </w:rPr>
        <w:tab/>
      </w:r>
      <w:r w:rsidRPr="009D7483">
        <w:rPr>
          <w:rFonts w:eastAsia="Calibri"/>
        </w:rPr>
        <w:t>Interface: McAfee Firewall</w:t>
      </w:r>
      <w:r>
        <w:tab/>
      </w:r>
      <w:r>
        <w:fldChar w:fldCharType="begin"/>
      </w:r>
      <w:r>
        <w:instrText xml:space="preserve"> PAGEREF _Toc469310898 \h </w:instrText>
      </w:r>
      <w:r>
        <w:fldChar w:fldCharType="separate"/>
      </w:r>
      <w:r>
        <w:t>7</w:t>
      </w:r>
      <w:r>
        <w:fldChar w:fldCharType="end"/>
      </w:r>
    </w:p>
    <w:p w:rsidR="00761521" w:rsidRDefault="00761521">
      <w:pPr>
        <w:pStyle w:val="TOC1"/>
        <w:rPr>
          <w:rFonts w:asciiTheme="minorHAnsi" w:eastAsiaTheme="minorEastAsia" w:hAnsiTheme="minorHAnsi" w:cstheme="minorBidi"/>
          <w:sz w:val="22"/>
          <w:szCs w:val="22"/>
          <w:lang w:eastAsia="en-US"/>
        </w:rPr>
      </w:pPr>
      <w:r>
        <w:t>6.</w:t>
      </w:r>
      <w:r>
        <w:rPr>
          <w:rFonts w:asciiTheme="minorHAnsi" w:eastAsiaTheme="minorEastAsia" w:hAnsiTheme="minorHAnsi" w:cstheme="minorBidi"/>
          <w:sz w:val="22"/>
          <w:szCs w:val="22"/>
          <w:lang w:eastAsia="en-US"/>
        </w:rPr>
        <w:tab/>
      </w:r>
      <w:r>
        <w:t>Appendix</w:t>
      </w:r>
      <w:r>
        <w:tab/>
      </w:r>
      <w:r>
        <w:fldChar w:fldCharType="begin"/>
      </w:r>
      <w:r>
        <w:instrText xml:space="preserve"> PAGEREF _Toc469310899 \h </w:instrText>
      </w:r>
      <w:r>
        <w:fldChar w:fldCharType="separate"/>
      </w:r>
      <w:r>
        <w:t>8</w:t>
      </w:r>
      <w:r>
        <w:fldChar w:fldCharType="end"/>
      </w:r>
    </w:p>
    <w:p w:rsidR="00761521" w:rsidRDefault="00761521">
      <w:pPr>
        <w:pStyle w:val="TOC2"/>
        <w:rPr>
          <w:rFonts w:asciiTheme="minorHAnsi" w:eastAsiaTheme="minorEastAsia" w:hAnsiTheme="minorHAnsi" w:cstheme="minorBidi"/>
          <w:sz w:val="22"/>
          <w:szCs w:val="22"/>
          <w:lang w:eastAsia="en-US"/>
        </w:rPr>
      </w:pPr>
      <w:r w:rsidRPr="009D7483">
        <w:rPr>
          <w:lang w:val="fr-CA"/>
        </w:rPr>
        <w:t>6.1</w:t>
      </w:r>
      <w:r>
        <w:rPr>
          <w:rFonts w:asciiTheme="minorHAnsi" w:eastAsiaTheme="minorEastAsia" w:hAnsiTheme="minorHAnsi" w:cstheme="minorBidi"/>
          <w:sz w:val="22"/>
          <w:szCs w:val="22"/>
          <w:lang w:eastAsia="en-US"/>
        </w:rPr>
        <w:tab/>
      </w:r>
      <w:r w:rsidRPr="009D7483">
        <w:rPr>
          <w:lang w:val="fr-CA"/>
        </w:rPr>
        <w:t xml:space="preserve">List of </w:t>
      </w:r>
      <w:r>
        <w:t>acronyms</w:t>
      </w:r>
      <w:r>
        <w:tab/>
      </w:r>
      <w:r>
        <w:fldChar w:fldCharType="begin"/>
      </w:r>
      <w:r>
        <w:instrText xml:space="preserve"> PAGEREF _Toc469310900 \h </w:instrText>
      </w:r>
      <w:r>
        <w:fldChar w:fldCharType="separate"/>
      </w:r>
      <w:r>
        <w:t>8</w:t>
      </w:r>
      <w:r>
        <w:fldChar w:fldCharType="end"/>
      </w:r>
    </w:p>
    <w:p w:rsidR="00077F42" w:rsidRDefault="00077F42">
      <w:pPr>
        <w:sectPr w:rsidR="00077F42" w:rsidSect="00DF3983">
          <w:headerReference w:type="even" r:id="rId10"/>
          <w:headerReference w:type="default" r:id="rId11"/>
          <w:footerReference w:type="even" r:id="rId12"/>
          <w:footerReference w:type="default" r:id="rId13"/>
          <w:footerReference w:type="first" r:id="rId14"/>
          <w:pgSz w:w="12240" w:h="15840" w:code="1"/>
          <w:pgMar w:top="1440" w:right="1440" w:bottom="1440" w:left="1440" w:header="706" w:footer="706" w:gutter="0"/>
          <w:cols w:space="720"/>
        </w:sectPr>
      </w:pPr>
      <w:r>
        <w:fldChar w:fldCharType="end"/>
      </w:r>
      <w:bookmarkStart w:id="0" w:name="_GoBack"/>
      <w:bookmarkEnd w:id="0"/>
    </w:p>
    <w:p w:rsidR="00077F42" w:rsidRDefault="00077F42">
      <w:pPr>
        <w:pStyle w:val="Heading1"/>
      </w:pPr>
      <w:bookmarkStart w:id="1" w:name="_Toc469310887"/>
      <w:r w:rsidRPr="00E92A36">
        <w:lastRenderedPageBreak/>
        <w:t>Overview</w:t>
      </w:r>
      <w:bookmarkEnd w:id="1"/>
    </w:p>
    <w:p w:rsidR="00B6013B" w:rsidRDefault="006E3E35" w:rsidP="00412D4C">
      <w:pPr>
        <w:pStyle w:val="BodyText"/>
      </w:pPr>
      <w:r>
        <w:t>Airplane Health Management will become an Azure-hosted application. The primary production environment will be hosted in the US West region. The backup/DR environment will be hosted in the US East region. All non-production environments will be hosted in the US West environment.</w:t>
      </w:r>
    </w:p>
    <w:p w:rsidR="007F1FC1" w:rsidRDefault="007F1FC1" w:rsidP="00412D4C">
      <w:pPr>
        <w:pStyle w:val="BodyText"/>
      </w:pPr>
      <w:r>
        <w:t>AHM has the following uptime/recovery requirements</w:t>
      </w:r>
      <w:r w:rsidR="00F32683">
        <w:t xml:space="preserve"> (published in ESATS, 12/2016)</w:t>
      </w:r>
      <w:r>
        <w:t>:</w:t>
      </w:r>
    </w:p>
    <w:p w:rsidR="00F32683" w:rsidRDefault="00F32683" w:rsidP="00412D4C">
      <w:pPr>
        <w:pStyle w:val="BodyText"/>
      </w:pPr>
      <w:r>
        <w:t>- AEC 4</w:t>
      </w:r>
    </w:p>
    <w:p w:rsidR="00F32683" w:rsidRDefault="00F32683" w:rsidP="00412D4C">
      <w:pPr>
        <w:pStyle w:val="BodyText"/>
      </w:pPr>
      <w:r>
        <w:t>- RL 4</w:t>
      </w:r>
    </w:p>
    <w:p w:rsidR="007F1FC1" w:rsidRDefault="00F32683" w:rsidP="00412D4C">
      <w:pPr>
        <w:pStyle w:val="BodyText"/>
      </w:pPr>
      <w:r>
        <w:t>- RPO 45m</w:t>
      </w:r>
    </w:p>
    <w:p w:rsidR="007F1FC1" w:rsidRDefault="00F32683" w:rsidP="00412D4C">
      <w:pPr>
        <w:pStyle w:val="BodyText"/>
      </w:pPr>
      <w:r>
        <w:t>- RTO 45m</w:t>
      </w:r>
    </w:p>
    <w:p w:rsidR="003157EB" w:rsidRDefault="003157EB" w:rsidP="003157EB">
      <w:pPr>
        <w:pStyle w:val="Heading2"/>
      </w:pPr>
      <w:bookmarkStart w:id="2" w:name="_Toc469310888"/>
      <w:r>
        <w:t>Security Principles</w:t>
      </w:r>
      <w:bookmarkEnd w:id="2"/>
    </w:p>
    <w:p w:rsidR="003157EB" w:rsidRDefault="003157EB" w:rsidP="003157EB">
      <w:pPr>
        <w:pStyle w:val="BodyText"/>
        <w:numPr>
          <w:ilvl w:val="0"/>
          <w:numId w:val="37"/>
        </w:numPr>
      </w:pPr>
      <w:r w:rsidRPr="003157EB">
        <w:t>All traff</w:t>
      </w:r>
      <w:r>
        <w:t>ic must be encrypted</w:t>
      </w:r>
    </w:p>
    <w:p w:rsidR="003157EB" w:rsidRDefault="003157EB" w:rsidP="003157EB">
      <w:pPr>
        <w:pStyle w:val="BodyText"/>
        <w:numPr>
          <w:ilvl w:val="0"/>
          <w:numId w:val="37"/>
        </w:numPr>
      </w:pPr>
      <w:r>
        <w:t>All traffic that transits the Azure perimeter must pass through the DMZ</w:t>
      </w:r>
    </w:p>
    <w:p w:rsidR="003157EB" w:rsidRPr="003157EB" w:rsidRDefault="003157EB" w:rsidP="003157EB">
      <w:pPr>
        <w:pStyle w:val="BodyText"/>
        <w:numPr>
          <w:ilvl w:val="0"/>
          <w:numId w:val="37"/>
        </w:numPr>
      </w:pPr>
      <w:r>
        <w:t>All administration traffic must pass through a bastion host</w:t>
      </w:r>
    </w:p>
    <w:p w:rsidR="006E3E35" w:rsidRDefault="006E3E35" w:rsidP="00412D4C">
      <w:pPr>
        <w:pStyle w:val="Heading1"/>
        <w:rPr>
          <w:rFonts w:eastAsia="Calibri"/>
        </w:rPr>
      </w:pPr>
      <w:bookmarkStart w:id="3" w:name="_Toc469310889"/>
      <w:r>
        <w:rPr>
          <w:rFonts w:eastAsia="Calibri"/>
        </w:rPr>
        <w:lastRenderedPageBreak/>
        <w:t xml:space="preserve">Azure </w:t>
      </w:r>
      <w:r w:rsidR="00412D4C">
        <w:rPr>
          <w:rFonts w:eastAsia="Calibri"/>
        </w:rPr>
        <w:t>Technology Manifest</w:t>
      </w:r>
      <w:bookmarkEnd w:id="3"/>
    </w:p>
    <w:p w:rsidR="00412D4C" w:rsidRDefault="00412D4C" w:rsidP="00412D4C">
      <w:pPr>
        <w:pStyle w:val="Heading2"/>
        <w:rPr>
          <w:rFonts w:eastAsia="Calibri"/>
        </w:rPr>
      </w:pPr>
      <w:bookmarkStart w:id="4" w:name="_Toc469310890"/>
      <w:r>
        <w:rPr>
          <w:rFonts w:eastAsia="Calibri"/>
        </w:rPr>
        <w:t>Infrastructure as a Service</w:t>
      </w:r>
      <w:bookmarkEnd w:id="4"/>
    </w:p>
    <w:p w:rsidR="00412D4C" w:rsidRDefault="00412D4C" w:rsidP="00412D4C">
      <w:pPr>
        <w:pStyle w:val="Heading3"/>
        <w:rPr>
          <w:rFonts w:eastAsia="Calibri"/>
        </w:rPr>
      </w:pPr>
      <w:r>
        <w:rPr>
          <w:rFonts w:eastAsia="Calibri"/>
        </w:rPr>
        <w:t>Virtual Machines</w:t>
      </w:r>
    </w:p>
    <w:p w:rsidR="00DE7414" w:rsidRDefault="00DE7414" w:rsidP="00DE7414">
      <w:pPr>
        <w:pStyle w:val="BodyText"/>
        <w:rPr>
          <w:rFonts w:eastAsia="Calibri"/>
        </w:rPr>
      </w:pPr>
      <w:r>
        <w:rPr>
          <w:rFonts w:eastAsia="Calibri"/>
        </w:rPr>
        <w:t>The production stage will have no fewer than 26 virtual machines of varying purpose and sizes on day 1. This includes, by subnet:</w:t>
      </w:r>
    </w:p>
    <w:p w:rsidR="00DE7414" w:rsidRDefault="00DE7414" w:rsidP="00DE7414">
      <w:pPr>
        <w:pStyle w:val="BodyText"/>
        <w:numPr>
          <w:ilvl w:val="0"/>
          <w:numId w:val="35"/>
        </w:numPr>
        <w:rPr>
          <w:rFonts w:eastAsia="Calibri"/>
        </w:rPr>
      </w:pPr>
      <w:r>
        <w:rPr>
          <w:rFonts w:eastAsia="Calibri"/>
        </w:rPr>
        <w:t>bastion: 1</w:t>
      </w:r>
    </w:p>
    <w:p w:rsidR="00DE7414" w:rsidRDefault="00DE7414" w:rsidP="00DE7414">
      <w:pPr>
        <w:pStyle w:val="BodyText"/>
        <w:numPr>
          <w:ilvl w:val="0"/>
          <w:numId w:val="35"/>
        </w:numPr>
        <w:rPr>
          <w:rFonts w:eastAsia="Calibri"/>
        </w:rPr>
      </w:pPr>
      <w:r>
        <w:rPr>
          <w:rFonts w:eastAsia="Calibri"/>
        </w:rPr>
        <w:t>web: 3</w:t>
      </w:r>
    </w:p>
    <w:p w:rsidR="00DE7414" w:rsidRDefault="00DE7414" w:rsidP="00DE7414">
      <w:pPr>
        <w:pStyle w:val="BodyText"/>
        <w:numPr>
          <w:ilvl w:val="0"/>
          <w:numId w:val="35"/>
        </w:numPr>
        <w:rPr>
          <w:rFonts w:eastAsia="Calibri"/>
        </w:rPr>
      </w:pPr>
      <w:r>
        <w:rPr>
          <w:rFonts w:eastAsia="Calibri"/>
        </w:rPr>
        <w:t>batch: minimum 6, starting with 10 until deprecations are complete, plus potential for auto-scale for spark cluster</w:t>
      </w:r>
    </w:p>
    <w:p w:rsidR="00DE7414" w:rsidRDefault="00DE7414" w:rsidP="00DE7414">
      <w:pPr>
        <w:pStyle w:val="BodyText"/>
        <w:numPr>
          <w:ilvl w:val="0"/>
          <w:numId w:val="35"/>
        </w:numPr>
        <w:rPr>
          <w:rFonts w:eastAsia="Calibri"/>
        </w:rPr>
      </w:pPr>
      <w:r>
        <w:rPr>
          <w:rFonts w:eastAsia="Calibri"/>
        </w:rPr>
        <w:t>Cassandra: minimum 10</w:t>
      </w:r>
    </w:p>
    <w:p w:rsidR="00DE7414" w:rsidRPr="00DE7414" w:rsidRDefault="00DE7414" w:rsidP="00DE7414">
      <w:pPr>
        <w:pStyle w:val="BodyText"/>
        <w:numPr>
          <w:ilvl w:val="0"/>
          <w:numId w:val="35"/>
        </w:numPr>
        <w:rPr>
          <w:rFonts w:eastAsia="Calibri"/>
        </w:rPr>
      </w:pPr>
      <w:r>
        <w:rPr>
          <w:rFonts w:eastAsia="Calibri"/>
        </w:rPr>
        <w:t>database: 2</w:t>
      </w:r>
    </w:p>
    <w:p w:rsidR="00412D4C" w:rsidRDefault="00412D4C" w:rsidP="00412D4C">
      <w:pPr>
        <w:pStyle w:val="Heading3"/>
        <w:rPr>
          <w:rFonts w:eastAsia="Calibri"/>
        </w:rPr>
      </w:pPr>
      <w:r>
        <w:rPr>
          <w:rFonts w:eastAsia="Calibri"/>
        </w:rPr>
        <w:t>Availability Sets</w:t>
      </w:r>
    </w:p>
    <w:p w:rsidR="00DE7414" w:rsidRDefault="00DE7414" w:rsidP="00DE7414">
      <w:pPr>
        <w:pStyle w:val="BodyText"/>
        <w:rPr>
          <w:rFonts w:eastAsia="Calibri"/>
        </w:rPr>
      </w:pPr>
      <w:r>
        <w:rPr>
          <w:rFonts w:eastAsia="Calibri"/>
        </w:rPr>
        <w:t>The production stage will have 5 availability sets, around the servers in the following subnets/tiers:</w:t>
      </w:r>
    </w:p>
    <w:p w:rsidR="00DE7414" w:rsidRDefault="00DE7414" w:rsidP="00DE7414">
      <w:pPr>
        <w:pStyle w:val="BodyText"/>
        <w:numPr>
          <w:ilvl w:val="0"/>
          <w:numId w:val="35"/>
        </w:numPr>
        <w:rPr>
          <w:rFonts w:eastAsia="Calibri"/>
        </w:rPr>
      </w:pPr>
      <w:r>
        <w:rPr>
          <w:rFonts w:eastAsia="Calibri"/>
        </w:rPr>
        <w:t>database (for Oracle)</w:t>
      </w:r>
    </w:p>
    <w:p w:rsidR="00DE7414" w:rsidRDefault="00DE7414" w:rsidP="00DE7414">
      <w:pPr>
        <w:pStyle w:val="BodyText"/>
        <w:numPr>
          <w:ilvl w:val="0"/>
          <w:numId w:val="35"/>
        </w:numPr>
        <w:rPr>
          <w:rFonts w:eastAsia="Calibri"/>
        </w:rPr>
      </w:pPr>
      <w:r>
        <w:rPr>
          <w:rFonts w:eastAsia="Calibri"/>
        </w:rPr>
        <w:t>Cassandra</w:t>
      </w:r>
    </w:p>
    <w:p w:rsidR="00DE7414" w:rsidRDefault="00DE7414" w:rsidP="00DE7414">
      <w:pPr>
        <w:pStyle w:val="BodyText"/>
        <w:numPr>
          <w:ilvl w:val="0"/>
          <w:numId w:val="35"/>
        </w:numPr>
        <w:rPr>
          <w:rFonts w:eastAsia="Calibri"/>
        </w:rPr>
      </w:pPr>
      <w:r>
        <w:rPr>
          <w:rFonts w:eastAsia="Calibri"/>
        </w:rPr>
        <w:t>web</w:t>
      </w:r>
    </w:p>
    <w:p w:rsidR="00DE7414" w:rsidRDefault="00DE7414" w:rsidP="00DE7414">
      <w:pPr>
        <w:pStyle w:val="BodyText"/>
        <w:numPr>
          <w:ilvl w:val="0"/>
          <w:numId w:val="35"/>
        </w:numPr>
        <w:rPr>
          <w:rFonts w:eastAsia="Calibri"/>
        </w:rPr>
      </w:pPr>
      <w:r>
        <w:rPr>
          <w:rFonts w:eastAsia="Calibri"/>
        </w:rPr>
        <w:t>batch-1 (for queue processing)</w:t>
      </w:r>
    </w:p>
    <w:p w:rsidR="00DE7414" w:rsidRPr="00DE7414" w:rsidRDefault="00DE7414" w:rsidP="00DE7414">
      <w:pPr>
        <w:pStyle w:val="BodyText"/>
        <w:numPr>
          <w:ilvl w:val="0"/>
          <w:numId w:val="35"/>
        </w:numPr>
        <w:rPr>
          <w:rFonts w:eastAsia="Calibri"/>
        </w:rPr>
      </w:pPr>
      <w:r>
        <w:rPr>
          <w:rFonts w:eastAsia="Calibri"/>
        </w:rPr>
        <w:t>batch-2 (for Spark cluster)</w:t>
      </w:r>
    </w:p>
    <w:p w:rsidR="00412D4C" w:rsidRDefault="00412D4C" w:rsidP="00412D4C">
      <w:pPr>
        <w:pStyle w:val="Heading3"/>
        <w:rPr>
          <w:rFonts w:eastAsia="Calibri"/>
        </w:rPr>
      </w:pPr>
      <w:r>
        <w:rPr>
          <w:rFonts w:eastAsia="Calibri"/>
        </w:rPr>
        <w:t>Storage – VHDs</w:t>
      </w:r>
    </w:p>
    <w:p w:rsidR="00756E92" w:rsidRDefault="00756E92" w:rsidP="00756E92">
      <w:pPr>
        <w:pStyle w:val="BodyText"/>
        <w:rPr>
          <w:rFonts w:eastAsia="Calibri"/>
        </w:rPr>
      </w:pPr>
      <w:r>
        <w:rPr>
          <w:rFonts w:eastAsia="Calibri"/>
        </w:rPr>
        <w:t>The production stage will require 26 premium storage disks, attached in the following ways:</w:t>
      </w:r>
    </w:p>
    <w:p w:rsidR="00756E92" w:rsidRDefault="00756E92" w:rsidP="00756E92">
      <w:pPr>
        <w:pStyle w:val="BodyText"/>
        <w:rPr>
          <w:rFonts w:eastAsia="Calibri"/>
        </w:rPr>
      </w:pPr>
      <w:r>
        <w:rPr>
          <w:rFonts w:eastAsia="Calibri"/>
        </w:rPr>
        <w:t xml:space="preserve">- </w:t>
      </w:r>
      <w:proofErr w:type="gramStart"/>
      <w:r>
        <w:rPr>
          <w:rFonts w:eastAsia="Calibri"/>
        </w:rPr>
        <w:t>database</w:t>
      </w:r>
      <w:proofErr w:type="gramEnd"/>
      <w:r>
        <w:rPr>
          <w:rFonts w:eastAsia="Calibri"/>
        </w:rPr>
        <w:t>: 16 total P30 (1TB SSD) instances split between two oracle DB hosts</w:t>
      </w:r>
    </w:p>
    <w:p w:rsidR="00F96F79" w:rsidRDefault="00F96F79" w:rsidP="00756E92">
      <w:pPr>
        <w:pStyle w:val="BodyText"/>
        <w:rPr>
          <w:rFonts w:eastAsia="Calibri"/>
        </w:rPr>
      </w:pPr>
      <w:r>
        <w:rPr>
          <w:rFonts w:eastAsia="Calibri"/>
        </w:rPr>
        <w:t>- Cassandra: 10 total P30 (1TB SSD) instances, one per Cassandra node</w:t>
      </w:r>
    </w:p>
    <w:p w:rsidR="00F96F79" w:rsidRPr="00756E92" w:rsidRDefault="00F96F79" w:rsidP="00756E92">
      <w:pPr>
        <w:pStyle w:val="BodyText"/>
        <w:rPr>
          <w:rFonts w:eastAsia="Calibri"/>
        </w:rPr>
      </w:pPr>
      <w:r>
        <w:rPr>
          <w:rFonts w:eastAsia="Calibri"/>
        </w:rPr>
        <w:t>All other hosts should be able to operate on storage native to a given VM size</w:t>
      </w:r>
    </w:p>
    <w:p w:rsidR="00412D4C" w:rsidRDefault="00412D4C" w:rsidP="00412D4C">
      <w:pPr>
        <w:pStyle w:val="Heading3"/>
        <w:rPr>
          <w:rFonts w:eastAsia="Calibri"/>
        </w:rPr>
      </w:pPr>
      <w:r>
        <w:rPr>
          <w:rFonts w:eastAsia="Calibri"/>
        </w:rPr>
        <w:t>Load Balancers</w:t>
      </w:r>
    </w:p>
    <w:p w:rsidR="00873EFF" w:rsidRPr="00873EFF" w:rsidRDefault="00873EFF" w:rsidP="00873EFF">
      <w:pPr>
        <w:pStyle w:val="BodyText"/>
        <w:rPr>
          <w:rFonts w:eastAsia="Calibri"/>
        </w:rPr>
      </w:pPr>
      <w:r>
        <w:rPr>
          <w:rFonts w:eastAsia="Calibri"/>
        </w:rPr>
        <w:t xml:space="preserve">The production stage will have 2 internal load balancers with private static IPs. They will balance traffic going to the queue processing cluster in the batch subnet, and the web front-end hosts in the web subnet. </w:t>
      </w:r>
    </w:p>
    <w:p w:rsidR="00412D4C" w:rsidRDefault="00412D4C" w:rsidP="00412D4C">
      <w:pPr>
        <w:pStyle w:val="Heading3"/>
        <w:rPr>
          <w:rFonts w:eastAsia="Calibri"/>
        </w:rPr>
      </w:pPr>
      <w:r>
        <w:rPr>
          <w:rFonts w:eastAsia="Calibri"/>
        </w:rPr>
        <w:t>VPN Gateway</w:t>
      </w:r>
    </w:p>
    <w:p w:rsidR="00921902" w:rsidRPr="00921902" w:rsidRDefault="00921902" w:rsidP="00921902">
      <w:pPr>
        <w:pStyle w:val="BodyText"/>
        <w:rPr>
          <w:rFonts w:eastAsia="Calibri"/>
        </w:rPr>
      </w:pPr>
      <w:r>
        <w:rPr>
          <w:rFonts w:eastAsia="Calibri"/>
        </w:rPr>
        <w:t>The production stage will require a VPN gateway subnet, configured to connect the primary operation in the US West region to the backup region in US East.</w:t>
      </w:r>
    </w:p>
    <w:p w:rsidR="00DE7414" w:rsidRDefault="00DE7414" w:rsidP="00DE7414">
      <w:pPr>
        <w:pStyle w:val="Heading3"/>
        <w:rPr>
          <w:rFonts w:eastAsia="Calibri"/>
        </w:rPr>
      </w:pPr>
      <w:r>
        <w:rPr>
          <w:rFonts w:eastAsia="Calibri"/>
        </w:rPr>
        <w:lastRenderedPageBreak/>
        <w:t>Virtual Network</w:t>
      </w:r>
    </w:p>
    <w:p w:rsidR="00392F5D" w:rsidRPr="00392F5D" w:rsidRDefault="00392F5D" w:rsidP="00392F5D">
      <w:pPr>
        <w:pStyle w:val="BodyText"/>
        <w:rPr>
          <w:rFonts w:eastAsia="Calibri"/>
        </w:rPr>
      </w:pPr>
      <w:r>
        <w:rPr>
          <w:rFonts w:eastAsia="Calibri"/>
        </w:rPr>
        <w:t>AHM will make use of standard Virtual Network features for separation-of-tiers and network security groups. Each subnet will have an individual network security group.</w:t>
      </w:r>
    </w:p>
    <w:p w:rsidR="007F1FC1" w:rsidRDefault="007F1FC1" w:rsidP="007F1FC1">
      <w:pPr>
        <w:pStyle w:val="Heading3"/>
        <w:rPr>
          <w:rFonts w:eastAsia="Calibri"/>
        </w:rPr>
      </w:pPr>
      <w:r>
        <w:rPr>
          <w:rFonts w:eastAsia="Calibri"/>
        </w:rPr>
        <w:t>Traffic Manager</w:t>
      </w:r>
    </w:p>
    <w:p w:rsidR="00392F5D" w:rsidRPr="00392F5D" w:rsidRDefault="00392F5D" w:rsidP="00392F5D">
      <w:pPr>
        <w:pStyle w:val="BodyText"/>
        <w:rPr>
          <w:rFonts w:eastAsia="Calibri"/>
        </w:rPr>
      </w:pPr>
      <w:r>
        <w:rPr>
          <w:rFonts w:eastAsia="Calibri"/>
        </w:rPr>
        <w:t>Traffic Manager will be used to control the flow of inbound user traffic to the production stage in case that traffic needs to be diverted to a backup region. This service will potentially be managed in the common security DMZ; a final decision is pending.</w:t>
      </w:r>
    </w:p>
    <w:p w:rsidR="00412D4C" w:rsidRDefault="00412D4C" w:rsidP="00412D4C">
      <w:pPr>
        <w:pStyle w:val="Heading2"/>
        <w:rPr>
          <w:rFonts w:eastAsia="Calibri"/>
        </w:rPr>
      </w:pPr>
      <w:bookmarkStart w:id="5" w:name="_Toc469310891"/>
      <w:r>
        <w:rPr>
          <w:rFonts w:eastAsia="Calibri"/>
        </w:rPr>
        <w:t>MS Managed Services</w:t>
      </w:r>
      <w:bookmarkEnd w:id="5"/>
    </w:p>
    <w:p w:rsidR="00412D4C" w:rsidRDefault="00412D4C" w:rsidP="00DE7414">
      <w:pPr>
        <w:pStyle w:val="Heading3"/>
        <w:rPr>
          <w:rFonts w:eastAsia="Calibri"/>
        </w:rPr>
      </w:pPr>
      <w:r>
        <w:rPr>
          <w:rFonts w:eastAsia="Calibri"/>
        </w:rPr>
        <w:t>Azure Storage – files</w:t>
      </w:r>
    </w:p>
    <w:p w:rsidR="00392F5D" w:rsidRPr="00392F5D" w:rsidRDefault="00392F5D" w:rsidP="00392F5D">
      <w:pPr>
        <w:pStyle w:val="BodyText"/>
        <w:rPr>
          <w:rFonts w:eastAsia="Calibri"/>
        </w:rPr>
      </w:pPr>
      <w:r>
        <w:rPr>
          <w:rFonts w:eastAsia="Calibri"/>
        </w:rPr>
        <w:t>A storage account dedicated to Files will be created in production to simulate a shared NAS storage disk for the web front-end servers.</w:t>
      </w:r>
    </w:p>
    <w:p w:rsidR="00412D4C" w:rsidRDefault="00412D4C" w:rsidP="00DE7414">
      <w:pPr>
        <w:pStyle w:val="Heading3"/>
        <w:rPr>
          <w:rFonts w:eastAsia="Calibri"/>
        </w:rPr>
      </w:pPr>
      <w:r>
        <w:rPr>
          <w:rFonts w:eastAsia="Calibri"/>
        </w:rPr>
        <w:t>Azure Storage – queue</w:t>
      </w:r>
    </w:p>
    <w:p w:rsidR="00392F5D" w:rsidRPr="00392F5D" w:rsidRDefault="00392F5D" w:rsidP="00392F5D">
      <w:pPr>
        <w:pStyle w:val="BodyText"/>
        <w:rPr>
          <w:rFonts w:eastAsia="Calibri"/>
        </w:rPr>
      </w:pPr>
      <w:r>
        <w:rPr>
          <w:rFonts w:eastAsia="Calibri"/>
        </w:rPr>
        <w:t xml:space="preserve">A storage account dedicated to Queues will be created in production to leverage the ability to rapidly ingest incoming ACARS messages into the cloud. </w:t>
      </w:r>
    </w:p>
    <w:p w:rsidR="00DE7414" w:rsidRDefault="00DE7414" w:rsidP="00DE7414">
      <w:pPr>
        <w:pStyle w:val="Heading3"/>
        <w:rPr>
          <w:rFonts w:eastAsia="Calibri"/>
        </w:rPr>
      </w:pPr>
      <w:proofErr w:type="spellStart"/>
      <w:r>
        <w:rPr>
          <w:rFonts w:eastAsia="Calibri"/>
        </w:rPr>
        <w:t>Sendgrid</w:t>
      </w:r>
      <w:proofErr w:type="spellEnd"/>
      <w:r>
        <w:rPr>
          <w:rFonts w:eastAsia="Calibri"/>
        </w:rPr>
        <w:t xml:space="preserve"> SMTP</w:t>
      </w:r>
    </w:p>
    <w:p w:rsidR="00392F5D" w:rsidRDefault="00392F5D" w:rsidP="00392F5D">
      <w:pPr>
        <w:pStyle w:val="BodyText"/>
        <w:rPr>
          <w:rFonts w:eastAsia="Calibri"/>
        </w:rPr>
      </w:pPr>
      <w:r>
        <w:rPr>
          <w:rFonts w:eastAsia="Calibri"/>
        </w:rPr>
        <w:t xml:space="preserve">Microsoft maintains a global Azure policy that denies all outbound SMTP port 25 traffic as an anti-spam policy. As such, the </w:t>
      </w:r>
      <w:proofErr w:type="spellStart"/>
      <w:r>
        <w:rPr>
          <w:rFonts w:eastAsia="Calibri"/>
        </w:rPr>
        <w:t>Sendgrid</w:t>
      </w:r>
      <w:proofErr w:type="spellEnd"/>
      <w:r>
        <w:rPr>
          <w:rFonts w:eastAsia="Calibri"/>
        </w:rPr>
        <w:t xml:space="preserve"> managed product provides the necessary APIs to forward outbound email traffic. </w:t>
      </w:r>
    </w:p>
    <w:p w:rsidR="00897622" w:rsidRDefault="00897622" w:rsidP="00897622">
      <w:pPr>
        <w:pStyle w:val="Heading2"/>
        <w:rPr>
          <w:rFonts w:eastAsia="Calibri"/>
        </w:rPr>
      </w:pPr>
      <w:bookmarkStart w:id="6" w:name="_Toc469310892"/>
      <w:r>
        <w:rPr>
          <w:rFonts w:eastAsia="Calibri"/>
        </w:rPr>
        <w:t>DA Common Services</w:t>
      </w:r>
      <w:bookmarkEnd w:id="6"/>
    </w:p>
    <w:p w:rsidR="00897622" w:rsidRPr="00897622" w:rsidRDefault="00897622" w:rsidP="00897622">
      <w:pPr>
        <w:pStyle w:val="Heading3"/>
        <w:rPr>
          <w:rFonts w:eastAsia="Calibri"/>
        </w:rPr>
      </w:pPr>
      <w:r>
        <w:rPr>
          <w:rFonts w:eastAsia="Calibri"/>
        </w:rPr>
        <w:t xml:space="preserve">CI/CD Stack: </w:t>
      </w:r>
      <w:proofErr w:type="spellStart"/>
      <w:r>
        <w:rPr>
          <w:rFonts w:eastAsia="Calibri"/>
        </w:rPr>
        <w:t>Gitlab</w:t>
      </w:r>
      <w:proofErr w:type="spellEnd"/>
      <w:r>
        <w:rPr>
          <w:rFonts w:eastAsia="Calibri"/>
        </w:rPr>
        <w:t xml:space="preserve">, Jenkins, Chef, </w:t>
      </w:r>
      <w:proofErr w:type="spellStart"/>
      <w:r>
        <w:rPr>
          <w:rFonts w:eastAsia="Calibri"/>
        </w:rPr>
        <w:t>Artifactory</w:t>
      </w:r>
      <w:proofErr w:type="spellEnd"/>
    </w:p>
    <w:p w:rsidR="00DE7414" w:rsidRDefault="00DE7414" w:rsidP="00DE7414">
      <w:pPr>
        <w:pStyle w:val="Heading1"/>
        <w:rPr>
          <w:rFonts w:eastAsia="Calibri"/>
        </w:rPr>
      </w:pPr>
      <w:bookmarkStart w:id="7" w:name="_Toc469310893"/>
      <w:r>
        <w:rPr>
          <w:rFonts w:eastAsia="Calibri"/>
        </w:rPr>
        <w:lastRenderedPageBreak/>
        <w:t>IAM Model</w:t>
      </w:r>
      <w:bookmarkEnd w:id="7"/>
    </w:p>
    <w:p w:rsidR="007F1FC1" w:rsidRDefault="007F1FC1" w:rsidP="007F1FC1">
      <w:pPr>
        <w:pStyle w:val="Heading1"/>
        <w:rPr>
          <w:rFonts w:eastAsia="Calibri"/>
        </w:rPr>
      </w:pPr>
      <w:bookmarkStart w:id="8" w:name="_Toc469310894"/>
      <w:r>
        <w:rPr>
          <w:rFonts w:eastAsia="Calibri"/>
        </w:rPr>
        <w:lastRenderedPageBreak/>
        <w:t>Licensing Needs</w:t>
      </w:r>
      <w:bookmarkEnd w:id="8"/>
    </w:p>
    <w:p w:rsidR="00EC3BA9" w:rsidRDefault="00EC3BA9" w:rsidP="00EC3BA9">
      <w:pPr>
        <w:pStyle w:val="Heading2"/>
        <w:rPr>
          <w:rFonts w:eastAsia="Calibri"/>
        </w:rPr>
      </w:pPr>
      <w:bookmarkStart w:id="9" w:name="_Toc469310895"/>
      <w:proofErr w:type="spellStart"/>
      <w:r>
        <w:rPr>
          <w:rFonts w:eastAsia="Calibri"/>
        </w:rPr>
        <w:t>Sendgrid</w:t>
      </w:r>
      <w:bookmarkEnd w:id="9"/>
      <w:proofErr w:type="spellEnd"/>
    </w:p>
    <w:p w:rsidR="00EC3BA9" w:rsidRDefault="00EC3BA9" w:rsidP="00EC3BA9">
      <w:pPr>
        <w:pStyle w:val="BodyText"/>
        <w:rPr>
          <w:rFonts w:eastAsia="Calibri"/>
        </w:rPr>
      </w:pPr>
      <w:r>
        <w:rPr>
          <w:rFonts w:eastAsia="Calibri"/>
        </w:rPr>
        <w:t xml:space="preserve">License tiers for </w:t>
      </w:r>
      <w:proofErr w:type="spellStart"/>
      <w:r>
        <w:rPr>
          <w:rFonts w:eastAsia="Calibri"/>
        </w:rPr>
        <w:t>Sendgrid</w:t>
      </w:r>
      <w:proofErr w:type="spellEnd"/>
      <w:r>
        <w:rPr>
          <w:rFonts w:eastAsia="Calibri"/>
        </w:rPr>
        <w:t xml:space="preserve"> are based on aggregate monthly email volume.</w:t>
      </w:r>
    </w:p>
    <w:p w:rsidR="00EC3BA9" w:rsidRDefault="00EC3BA9" w:rsidP="00EC3BA9">
      <w:pPr>
        <w:pStyle w:val="BodyText"/>
        <w:numPr>
          <w:ilvl w:val="0"/>
          <w:numId w:val="39"/>
        </w:numPr>
        <w:rPr>
          <w:rFonts w:eastAsia="Calibri"/>
        </w:rPr>
      </w:pPr>
      <w:r>
        <w:rPr>
          <w:rFonts w:eastAsia="Calibri"/>
        </w:rPr>
        <w:t>Silver: (up to) 100K messages</w:t>
      </w:r>
    </w:p>
    <w:p w:rsidR="00EC3BA9" w:rsidRDefault="00EC3BA9" w:rsidP="00EC3BA9">
      <w:pPr>
        <w:pStyle w:val="BodyText"/>
        <w:numPr>
          <w:ilvl w:val="0"/>
          <w:numId w:val="39"/>
        </w:numPr>
        <w:rPr>
          <w:rFonts w:eastAsia="Calibri"/>
        </w:rPr>
      </w:pPr>
      <w:r>
        <w:rPr>
          <w:rFonts w:eastAsia="Calibri"/>
        </w:rPr>
        <w:t>Gold: 300K</w:t>
      </w:r>
    </w:p>
    <w:p w:rsidR="00EC3BA9" w:rsidRPr="00EC3BA9" w:rsidRDefault="00EC3BA9" w:rsidP="00EC3BA9">
      <w:pPr>
        <w:pStyle w:val="BodyText"/>
        <w:numPr>
          <w:ilvl w:val="0"/>
          <w:numId w:val="39"/>
        </w:numPr>
        <w:rPr>
          <w:rFonts w:eastAsia="Calibri"/>
        </w:rPr>
      </w:pPr>
      <w:r>
        <w:rPr>
          <w:rFonts w:eastAsia="Calibri"/>
        </w:rPr>
        <w:t>Platinum: 700K</w:t>
      </w:r>
    </w:p>
    <w:p w:rsidR="00BE7111" w:rsidRDefault="00BE7111" w:rsidP="00C2577E">
      <w:pPr>
        <w:pStyle w:val="Heading1"/>
        <w:rPr>
          <w:rFonts w:eastAsia="Calibri"/>
        </w:rPr>
      </w:pPr>
      <w:bookmarkStart w:id="10" w:name="_Toc469310896"/>
      <w:r>
        <w:rPr>
          <w:rFonts w:eastAsia="Calibri"/>
        </w:rPr>
        <w:lastRenderedPageBreak/>
        <w:t>Data Sources and Interfaces</w:t>
      </w:r>
      <w:bookmarkEnd w:id="10"/>
    </w:p>
    <w:p w:rsidR="003157EB" w:rsidRPr="003157EB" w:rsidRDefault="003157EB" w:rsidP="003157EB">
      <w:pPr>
        <w:pStyle w:val="BodyText"/>
        <w:rPr>
          <w:rFonts w:eastAsia="Calibri"/>
        </w:rPr>
      </w:pPr>
      <w:r>
        <w:rPr>
          <w:rFonts w:eastAsia="Calibri"/>
        </w:rPr>
        <w:t>AHM requires the ability to gather (push and/or pull) data from existing Boeing on-premises applications as described below.</w:t>
      </w:r>
    </w:p>
    <w:p w:rsidR="003157EB" w:rsidRDefault="003157EB" w:rsidP="003157EB">
      <w:pPr>
        <w:pStyle w:val="Heading2"/>
        <w:rPr>
          <w:rFonts w:eastAsia="Calibri"/>
        </w:rPr>
      </w:pPr>
      <w:bookmarkStart w:id="11" w:name="_Toc469310897"/>
      <w:r>
        <w:rPr>
          <w:rFonts w:eastAsia="Calibri"/>
        </w:rPr>
        <w:t>Interface: MQIPT</w:t>
      </w:r>
      <w:bookmarkEnd w:id="11"/>
    </w:p>
    <w:p w:rsidR="003157EB" w:rsidRDefault="003157EB" w:rsidP="003157EB">
      <w:pPr>
        <w:pStyle w:val="BodyText"/>
        <w:rPr>
          <w:rFonts w:eastAsia="Calibri"/>
        </w:rPr>
      </w:pPr>
      <w:r>
        <w:rPr>
          <w:rFonts w:eastAsia="Calibri"/>
        </w:rPr>
        <w:t>The publically-accessible MQIPT perimeter service will be used to leverage the following data sources and subjects:</w:t>
      </w:r>
    </w:p>
    <w:p w:rsidR="003157EB" w:rsidRDefault="003157EB" w:rsidP="003157EB">
      <w:pPr>
        <w:pStyle w:val="BodyText"/>
        <w:numPr>
          <w:ilvl w:val="0"/>
          <w:numId w:val="36"/>
        </w:numPr>
        <w:rPr>
          <w:rFonts w:eastAsia="Calibri"/>
        </w:rPr>
      </w:pPr>
      <w:r>
        <w:rPr>
          <w:rFonts w:eastAsia="Calibri"/>
        </w:rPr>
        <w:t>ETAMS: ACARS/ARINC data directly from aircraft – AHM pull</w:t>
      </w:r>
    </w:p>
    <w:p w:rsidR="003157EB" w:rsidRDefault="003157EB" w:rsidP="003157EB">
      <w:pPr>
        <w:pStyle w:val="BodyText"/>
        <w:numPr>
          <w:ilvl w:val="0"/>
          <w:numId w:val="36"/>
        </w:numPr>
        <w:rPr>
          <w:rFonts w:eastAsia="Calibri"/>
        </w:rPr>
      </w:pPr>
      <w:r>
        <w:rPr>
          <w:rFonts w:eastAsia="Calibri"/>
        </w:rPr>
        <w:t>ADW:</w:t>
      </w:r>
    </w:p>
    <w:p w:rsidR="003157EB" w:rsidRDefault="003157EB" w:rsidP="003157EB">
      <w:pPr>
        <w:pStyle w:val="BodyText"/>
        <w:numPr>
          <w:ilvl w:val="0"/>
          <w:numId w:val="36"/>
        </w:numPr>
        <w:rPr>
          <w:rFonts w:eastAsia="Calibri"/>
        </w:rPr>
      </w:pPr>
      <w:r>
        <w:rPr>
          <w:rFonts w:eastAsia="Calibri"/>
        </w:rPr>
        <w:t>ELB:</w:t>
      </w:r>
    </w:p>
    <w:p w:rsidR="003157EB" w:rsidRDefault="003157EB" w:rsidP="003157EB">
      <w:pPr>
        <w:pStyle w:val="Heading2"/>
        <w:rPr>
          <w:rFonts w:eastAsia="Calibri"/>
        </w:rPr>
      </w:pPr>
      <w:bookmarkStart w:id="12" w:name="_Toc469310898"/>
      <w:r>
        <w:rPr>
          <w:rFonts w:eastAsia="Calibri"/>
        </w:rPr>
        <w:t>Interface: McAfee Firewall</w:t>
      </w:r>
      <w:bookmarkEnd w:id="12"/>
    </w:p>
    <w:p w:rsidR="003157EB" w:rsidRDefault="003157EB" w:rsidP="003157EB">
      <w:pPr>
        <w:pStyle w:val="BodyText"/>
        <w:rPr>
          <w:rFonts w:eastAsia="Calibri"/>
        </w:rPr>
      </w:pPr>
      <w:r>
        <w:rPr>
          <w:rFonts w:eastAsia="Calibri"/>
        </w:rPr>
        <w:t xml:space="preserve">The publically-accessible McAfee Firewall perimeter service will be used to leverage </w:t>
      </w:r>
      <w:r w:rsidR="00C31DF3">
        <w:rPr>
          <w:rFonts w:eastAsia="Calibri"/>
        </w:rPr>
        <w:t>the following data sources and subjects:</w:t>
      </w:r>
    </w:p>
    <w:p w:rsidR="00C31DF3" w:rsidRDefault="00C31DF3" w:rsidP="00C31DF3">
      <w:pPr>
        <w:pStyle w:val="BodyText"/>
        <w:numPr>
          <w:ilvl w:val="0"/>
          <w:numId w:val="38"/>
        </w:numPr>
        <w:rPr>
          <w:rFonts w:eastAsia="Calibri"/>
        </w:rPr>
      </w:pPr>
      <w:r>
        <w:rPr>
          <w:rFonts w:eastAsia="Calibri"/>
        </w:rPr>
        <w:t>ACTS</w:t>
      </w:r>
      <w:r w:rsidR="00943D3D">
        <w:rPr>
          <w:rFonts w:eastAsia="Calibri"/>
        </w:rPr>
        <w:t xml:space="preserve">: Airplane Data via </w:t>
      </w:r>
      <w:proofErr w:type="spellStart"/>
      <w:r w:rsidR="00943D3D">
        <w:rPr>
          <w:rFonts w:eastAsia="Calibri"/>
        </w:rPr>
        <w:t>sFTP</w:t>
      </w:r>
      <w:proofErr w:type="spellEnd"/>
    </w:p>
    <w:p w:rsidR="00C31DF3" w:rsidRDefault="00C31DF3" w:rsidP="00C31DF3">
      <w:pPr>
        <w:pStyle w:val="BodyText"/>
        <w:numPr>
          <w:ilvl w:val="0"/>
          <w:numId w:val="38"/>
        </w:numPr>
        <w:rPr>
          <w:rFonts w:eastAsia="Calibri"/>
        </w:rPr>
      </w:pPr>
      <w:r>
        <w:rPr>
          <w:rFonts w:eastAsia="Calibri"/>
        </w:rPr>
        <w:t>Toolbox</w:t>
      </w:r>
      <w:r w:rsidR="00641398">
        <w:rPr>
          <w:rFonts w:eastAsia="Calibri"/>
        </w:rPr>
        <w:t>: FIM data to web tier via HTTPS</w:t>
      </w:r>
    </w:p>
    <w:p w:rsidR="00C31DF3" w:rsidRDefault="00C31DF3" w:rsidP="00C31DF3">
      <w:pPr>
        <w:pStyle w:val="BodyText"/>
        <w:numPr>
          <w:ilvl w:val="0"/>
          <w:numId w:val="38"/>
        </w:numPr>
        <w:rPr>
          <w:rFonts w:eastAsia="Calibri"/>
        </w:rPr>
      </w:pPr>
      <w:proofErr w:type="spellStart"/>
      <w:r>
        <w:rPr>
          <w:rFonts w:eastAsia="Calibri"/>
        </w:rPr>
        <w:t>WebBold</w:t>
      </w:r>
      <w:proofErr w:type="spellEnd"/>
    </w:p>
    <w:p w:rsidR="00C31DF3" w:rsidRDefault="00C31DF3" w:rsidP="00C31DF3">
      <w:pPr>
        <w:pStyle w:val="BodyText"/>
        <w:numPr>
          <w:ilvl w:val="0"/>
          <w:numId w:val="38"/>
        </w:numPr>
        <w:rPr>
          <w:rFonts w:eastAsia="Calibri"/>
        </w:rPr>
      </w:pPr>
      <w:proofErr w:type="spellStart"/>
      <w:r>
        <w:rPr>
          <w:rFonts w:eastAsia="Calibri"/>
        </w:rPr>
        <w:t>Prita</w:t>
      </w:r>
      <w:proofErr w:type="spellEnd"/>
    </w:p>
    <w:p w:rsidR="00C31DF3" w:rsidRPr="003157EB" w:rsidRDefault="00C31DF3" w:rsidP="00C31DF3">
      <w:pPr>
        <w:pStyle w:val="BodyText"/>
        <w:numPr>
          <w:ilvl w:val="0"/>
          <w:numId w:val="38"/>
        </w:numPr>
        <w:rPr>
          <w:rFonts w:eastAsia="Calibri"/>
        </w:rPr>
      </w:pPr>
      <w:r>
        <w:rPr>
          <w:rFonts w:eastAsia="Calibri"/>
        </w:rPr>
        <w:t>DDPS</w:t>
      </w:r>
    </w:p>
    <w:p w:rsidR="00AE72A7" w:rsidRDefault="00AE72A7" w:rsidP="00AE72A7">
      <w:pPr>
        <w:pStyle w:val="Heading1"/>
        <w:numPr>
          <w:ilvl w:val="0"/>
          <w:numId w:val="1"/>
        </w:numPr>
        <w:ind w:left="0" w:firstLine="0"/>
      </w:pPr>
      <w:bookmarkStart w:id="13" w:name="_Toc354575354"/>
      <w:bookmarkStart w:id="14" w:name="_Toc469310899"/>
      <w:r w:rsidRPr="00456551">
        <w:lastRenderedPageBreak/>
        <w:t>Appendix</w:t>
      </w:r>
      <w:bookmarkEnd w:id="13"/>
      <w:bookmarkEnd w:id="14"/>
    </w:p>
    <w:p w:rsidR="005E0EE4" w:rsidRPr="00A16B7F" w:rsidRDefault="005E0EE4" w:rsidP="005E0EE4">
      <w:pPr>
        <w:pStyle w:val="Heading2"/>
        <w:numPr>
          <w:ilvl w:val="1"/>
          <w:numId w:val="1"/>
        </w:numPr>
        <w:ind w:left="0" w:firstLine="0"/>
        <w:rPr>
          <w:lang w:val="fr-CA"/>
        </w:rPr>
      </w:pPr>
      <w:bookmarkStart w:id="15" w:name="_Toc361663279"/>
      <w:bookmarkStart w:id="16" w:name="_Toc469310900"/>
      <w:r w:rsidRPr="00A16B7F">
        <w:rPr>
          <w:lang w:val="fr-CA"/>
        </w:rPr>
        <w:t xml:space="preserve">List of </w:t>
      </w:r>
      <w:r w:rsidRPr="00D1383B">
        <w:t>acronyms</w:t>
      </w:r>
      <w:bookmarkEnd w:id="15"/>
      <w:bookmarkEnd w:id="16"/>
    </w:p>
    <w:p w:rsidR="006B3B18" w:rsidRDefault="006B3B18" w:rsidP="005E0EE4">
      <w:pPr>
        <w:pStyle w:val="BodyText"/>
        <w:numPr>
          <w:ilvl w:val="0"/>
          <w:numId w:val="21"/>
        </w:numPr>
        <w:rPr>
          <w:lang w:val="fr-CA"/>
        </w:rPr>
      </w:pPr>
      <w:r>
        <w:rPr>
          <w:lang w:val="fr-CA"/>
        </w:rPr>
        <w:t>AMOS</w:t>
      </w:r>
    </w:p>
    <w:p w:rsidR="006B3B18" w:rsidRDefault="006B3B18" w:rsidP="005E0EE4">
      <w:pPr>
        <w:pStyle w:val="BodyText"/>
        <w:numPr>
          <w:ilvl w:val="0"/>
          <w:numId w:val="21"/>
        </w:numPr>
        <w:rPr>
          <w:lang w:val="fr-CA"/>
        </w:rPr>
      </w:pPr>
      <w:r>
        <w:rPr>
          <w:lang w:val="fr-CA"/>
        </w:rPr>
        <w:t>HA</w:t>
      </w:r>
    </w:p>
    <w:p w:rsidR="005E0EE4" w:rsidRPr="00A16B7F" w:rsidRDefault="00EC027D" w:rsidP="005E0EE4">
      <w:pPr>
        <w:pStyle w:val="BodyText"/>
        <w:numPr>
          <w:ilvl w:val="0"/>
          <w:numId w:val="21"/>
        </w:numPr>
        <w:rPr>
          <w:lang w:val="fr-CA"/>
        </w:rPr>
      </w:pPr>
      <w:r>
        <w:rPr>
          <w:lang w:val="fr-CA"/>
        </w:rPr>
        <w:t xml:space="preserve">UML - </w:t>
      </w:r>
      <w:proofErr w:type="spellStart"/>
      <w:r w:rsidRPr="004B5B60">
        <w:rPr>
          <w:lang w:val="fr-CA"/>
        </w:rPr>
        <w:t>Unified</w:t>
      </w:r>
      <w:proofErr w:type="spellEnd"/>
      <w:r w:rsidRPr="004B5B60">
        <w:rPr>
          <w:lang w:val="fr-CA"/>
        </w:rPr>
        <w:t xml:space="preserve"> Modeling </w:t>
      </w:r>
      <w:proofErr w:type="spellStart"/>
      <w:r w:rsidRPr="004B5B60">
        <w:rPr>
          <w:lang w:val="fr-CA"/>
        </w:rPr>
        <w:t>Language</w:t>
      </w:r>
      <w:proofErr w:type="spellEnd"/>
    </w:p>
    <w:p w:rsidR="005E0EE4" w:rsidRDefault="005E0EE4" w:rsidP="005E0EE4">
      <w:pPr>
        <w:pStyle w:val="BodyText"/>
        <w:ind w:left="0"/>
        <w:rPr>
          <w:rFonts w:ascii="Arial" w:hAnsi="Arial" w:cs="Arial"/>
          <w:b/>
          <w:sz w:val="26"/>
          <w:szCs w:val="26"/>
        </w:rPr>
      </w:pPr>
      <w:r>
        <w:rPr>
          <w:rFonts w:ascii="Arial" w:hAnsi="Arial" w:cs="Arial"/>
          <w:b/>
          <w:sz w:val="26"/>
          <w:szCs w:val="26"/>
        </w:rPr>
        <w:br w:type="page"/>
      </w:r>
      <w:r w:rsidRPr="006F26F3">
        <w:rPr>
          <w:rFonts w:ascii="Arial" w:hAnsi="Arial" w:cs="Arial"/>
          <w:b/>
          <w:sz w:val="26"/>
          <w:szCs w:val="26"/>
        </w:rPr>
        <w:lastRenderedPageBreak/>
        <w:t>Document / Release Information</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700"/>
        <w:gridCol w:w="3420"/>
      </w:tblGrid>
      <w:tr w:rsidR="005E0EE4" w:rsidRPr="00286A59" w:rsidTr="00611D2B">
        <w:tc>
          <w:tcPr>
            <w:tcW w:w="2340" w:type="dxa"/>
          </w:tcPr>
          <w:p w:rsidR="005E0EE4" w:rsidRDefault="005E0EE4" w:rsidP="00611D2B">
            <w:pPr>
              <w:pStyle w:val="BodyText"/>
              <w:ind w:left="0"/>
              <w:rPr>
                <w:rFonts w:eastAsia="MS Mincho"/>
                <w:b/>
                <w:sz w:val="16"/>
                <w:szCs w:val="16"/>
              </w:rPr>
            </w:pPr>
            <w:r w:rsidRPr="00286A59">
              <w:rPr>
                <w:rFonts w:eastAsia="MS Mincho"/>
                <w:b/>
                <w:sz w:val="16"/>
                <w:szCs w:val="16"/>
              </w:rPr>
              <w:t>Document Number:</w:t>
            </w:r>
          </w:p>
          <w:p w:rsidR="005E0EE4" w:rsidRPr="00286A59" w:rsidRDefault="005E0EE4" w:rsidP="00611D2B">
            <w:pPr>
              <w:pStyle w:val="BodyText"/>
              <w:ind w:left="0"/>
              <w:rPr>
                <w:rFonts w:ascii="Arial" w:eastAsia="MS Mincho" w:hAnsi="Arial" w:cs="Arial"/>
                <w:b/>
                <w:sz w:val="26"/>
                <w:szCs w:val="26"/>
              </w:rPr>
            </w:pPr>
          </w:p>
        </w:tc>
        <w:tc>
          <w:tcPr>
            <w:tcW w:w="2700" w:type="dxa"/>
          </w:tcPr>
          <w:p w:rsidR="005E0EE4" w:rsidRPr="003A594A" w:rsidRDefault="005E0EE4" w:rsidP="00611D2B">
            <w:pPr>
              <w:pStyle w:val="BodyText"/>
              <w:ind w:left="0"/>
              <w:rPr>
                <w:rFonts w:eastAsia="MS Mincho"/>
                <w:b/>
                <w:sz w:val="16"/>
                <w:szCs w:val="16"/>
              </w:rPr>
            </w:pPr>
            <w:r w:rsidRPr="003A594A">
              <w:rPr>
                <w:rFonts w:eastAsia="MS Mincho"/>
                <w:b/>
                <w:sz w:val="16"/>
                <w:szCs w:val="16"/>
              </w:rPr>
              <w:t>Document Type</w:t>
            </w:r>
            <w:r>
              <w:rPr>
                <w:rFonts w:eastAsia="MS Mincho"/>
                <w:b/>
                <w:sz w:val="16"/>
                <w:szCs w:val="16"/>
              </w:rPr>
              <w:t>:</w:t>
            </w:r>
          </w:p>
          <w:p w:rsidR="005E0EE4" w:rsidRPr="003A594A" w:rsidRDefault="005E0EE4" w:rsidP="00611D2B">
            <w:pPr>
              <w:pStyle w:val="BodyText"/>
              <w:ind w:left="0"/>
              <w:rPr>
                <w:rFonts w:eastAsia="MS Mincho"/>
                <w:b/>
                <w:sz w:val="16"/>
                <w:szCs w:val="16"/>
              </w:rPr>
            </w:pPr>
          </w:p>
        </w:tc>
        <w:tc>
          <w:tcPr>
            <w:tcW w:w="3420" w:type="dxa"/>
          </w:tcPr>
          <w:p w:rsidR="005E0EE4" w:rsidRPr="003A594A" w:rsidRDefault="005E0EE4" w:rsidP="00611D2B">
            <w:pPr>
              <w:pStyle w:val="BodyText"/>
              <w:ind w:left="0"/>
              <w:rPr>
                <w:rFonts w:eastAsia="MS Mincho"/>
                <w:b/>
                <w:sz w:val="16"/>
                <w:szCs w:val="16"/>
              </w:rPr>
            </w:pPr>
            <w:r w:rsidRPr="003A594A">
              <w:rPr>
                <w:rFonts w:eastAsia="MS Mincho"/>
                <w:b/>
                <w:sz w:val="16"/>
                <w:szCs w:val="16"/>
              </w:rPr>
              <w:t>Contract Number (if required)</w:t>
            </w:r>
            <w:r>
              <w:rPr>
                <w:rFonts w:eastAsia="MS Mincho"/>
                <w:b/>
                <w:sz w:val="16"/>
                <w:szCs w:val="16"/>
              </w:rPr>
              <w:t>:</w:t>
            </w:r>
          </w:p>
          <w:p w:rsidR="005E0EE4" w:rsidRPr="003A594A" w:rsidRDefault="005E0EE4" w:rsidP="00611D2B">
            <w:pPr>
              <w:pStyle w:val="BodyText"/>
              <w:ind w:left="0"/>
              <w:rPr>
                <w:rFonts w:eastAsia="MS Mincho"/>
                <w:b/>
                <w:sz w:val="16"/>
                <w:szCs w:val="16"/>
              </w:rPr>
            </w:pPr>
          </w:p>
        </w:tc>
      </w:tr>
    </w:tbl>
    <w:p w:rsidR="005E0EE4" w:rsidRDefault="005E0EE4" w:rsidP="005E0EE4">
      <w:pPr>
        <w:pStyle w:val="BodyText"/>
        <w:ind w:left="0"/>
        <w:rPr>
          <w:rFonts w:ascii="Arial" w:hAnsi="Arial" w:cs="Arial"/>
          <w:b/>
          <w:sz w:val="26"/>
          <w:szCs w:val="26"/>
        </w:rPr>
      </w:pPr>
    </w:p>
    <w:p w:rsidR="005E0EE4" w:rsidDel="00BA7876" w:rsidRDefault="005E0EE4" w:rsidP="005E0EE4">
      <w:pPr>
        <w:pStyle w:val="BodyText"/>
        <w:ind w:left="0"/>
        <w:rPr>
          <w:del w:id="17" w:author="jy135b" w:date="2013-07-11T14:08:00Z"/>
          <w:rFonts w:ascii="Arial" w:hAnsi="Arial" w:cs="Arial"/>
          <w:b/>
          <w:sz w:val="26"/>
          <w:szCs w:val="26"/>
        </w:rPr>
      </w:pPr>
    </w:p>
    <w:p w:rsidR="005E0EE4" w:rsidRPr="006F26F3" w:rsidDel="00BA7876" w:rsidRDefault="005E0EE4" w:rsidP="005E0EE4">
      <w:pPr>
        <w:pStyle w:val="BodyText"/>
        <w:ind w:left="0"/>
        <w:rPr>
          <w:del w:id="18" w:author="jy135b" w:date="2013-07-11T14:08:00Z"/>
          <w:rFonts w:ascii="Arial" w:hAnsi="Arial" w:cs="Arial"/>
          <w:b/>
          <w:sz w:val="26"/>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93"/>
        <w:gridCol w:w="1170"/>
        <w:gridCol w:w="6142"/>
      </w:tblGrid>
      <w:tr w:rsidR="005E0EE4" w:rsidRPr="005418D7" w:rsidTr="00611D2B">
        <w:trPr>
          <w:trHeight w:val="296"/>
          <w:jc w:val="center"/>
        </w:trPr>
        <w:tc>
          <w:tcPr>
            <w:tcW w:w="1193" w:type="dxa"/>
          </w:tcPr>
          <w:p w:rsidR="005E0EE4" w:rsidRPr="005418D7" w:rsidRDefault="005E0EE4" w:rsidP="00611D2B">
            <w:pPr>
              <w:spacing w:before="120"/>
              <w:jc w:val="center"/>
              <w:rPr>
                <w:b/>
                <w:sz w:val="16"/>
                <w:szCs w:val="16"/>
              </w:rPr>
            </w:pPr>
            <w:r w:rsidRPr="005418D7">
              <w:rPr>
                <w:b/>
                <w:sz w:val="16"/>
                <w:szCs w:val="16"/>
              </w:rPr>
              <w:t>Revision</w:t>
            </w:r>
          </w:p>
        </w:tc>
        <w:tc>
          <w:tcPr>
            <w:tcW w:w="1170" w:type="dxa"/>
          </w:tcPr>
          <w:p w:rsidR="005E0EE4" w:rsidRPr="005418D7" w:rsidRDefault="005E0EE4" w:rsidP="00611D2B">
            <w:pPr>
              <w:spacing w:before="120"/>
              <w:jc w:val="center"/>
              <w:rPr>
                <w:b/>
                <w:sz w:val="16"/>
                <w:szCs w:val="16"/>
              </w:rPr>
            </w:pPr>
            <w:r w:rsidRPr="005418D7">
              <w:rPr>
                <w:b/>
                <w:sz w:val="16"/>
                <w:szCs w:val="16"/>
              </w:rPr>
              <w:t>Date</w:t>
            </w:r>
          </w:p>
        </w:tc>
        <w:tc>
          <w:tcPr>
            <w:tcW w:w="6142" w:type="dxa"/>
          </w:tcPr>
          <w:p w:rsidR="005E0EE4" w:rsidRPr="005418D7" w:rsidDel="006F4DE0" w:rsidRDefault="005E0EE4" w:rsidP="00611D2B">
            <w:pPr>
              <w:spacing w:before="120"/>
              <w:rPr>
                <w:b/>
                <w:sz w:val="16"/>
                <w:szCs w:val="16"/>
              </w:rPr>
            </w:pPr>
            <w:r w:rsidRPr="005418D7">
              <w:rPr>
                <w:b/>
                <w:sz w:val="16"/>
                <w:szCs w:val="16"/>
              </w:rPr>
              <w:t>Revision</w:t>
            </w:r>
            <w:r>
              <w:rPr>
                <w:b/>
                <w:sz w:val="16"/>
                <w:szCs w:val="16"/>
              </w:rPr>
              <w:t xml:space="preserve"> </w:t>
            </w:r>
            <w:r w:rsidRPr="005418D7">
              <w:rPr>
                <w:b/>
                <w:sz w:val="16"/>
                <w:szCs w:val="16"/>
              </w:rPr>
              <w:t>Description</w:t>
            </w:r>
          </w:p>
        </w:tc>
      </w:tr>
      <w:tr w:rsidR="005E0EE4" w:rsidRPr="00252AF9" w:rsidTr="00611D2B">
        <w:trPr>
          <w:jc w:val="center"/>
        </w:trPr>
        <w:tc>
          <w:tcPr>
            <w:tcW w:w="1193" w:type="dxa"/>
          </w:tcPr>
          <w:p w:rsidR="005E0EE4" w:rsidRPr="00252AF9" w:rsidRDefault="005E0EE4" w:rsidP="00611D2B">
            <w:pPr>
              <w:pStyle w:val="TableText"/>
              <w:spacing w:after="40"/>
              <w:rPr>
                <w:sz w:val="16"/>
                <w:szCs w:val="16"/>
              </w:rPr>
            </w:pPr>
          </w:p>
        </w:tc>
        <w:tc>
          <w:tcPr>
            <w:tcW w:w="1170" w:type="dxa"/>
          </w:tcPr>
          <w:p w:rsidR="005E0EE4" w:rsidRPr="00252AF9" w:rsidRDefault="005E0EE4" w:rsidP="00611D2B">
            <w:pPr>
              <w:pStyle w:val="TableText"/>
              <w:spacing w:after="40"/>
              <w:rPr>
                <w:sz w:val="16"/>
                <w:szCs w:val="16"/>
              </w:rPr>
            </w:pPr>
          </w:p>
        </w:tc>
        <w:tc>
          <w:tcPr>
            <w:tcW w:w="6142" w:type="dxa"/>
          </w:tcPr>
          <w:p w:rsidR="005E0EE4" w:rsidRPr="00252AF9" w:rsidRDefault="005E0EE4" w:rsidP="00611D2B">
            <w:pPr>
              <w:pStyle w:val="TableText"/>
              <w:spacing w:after="40"/>
              <w:rPr>
                <w:sz w:val="16"/>
                <w:szCs w:val="16"/>
              </w:rPr>
            </w:pPr>
          </w:p>
        </w:tc>
      </w:tr>
      <w:tr w:rsidR="005E0EE4" w:rsidRPr="00252AF9" w:rsidTr="00611D2B">
        <w:trPr>
          <w:jc w:val="center"/>
        </w:trPr>
        <w:tc>
          <w:tcPr>
            <w:tcW w:w="1193" w:type="dxa"/>
          </w:tcPr>
          <w:p w:rsidR="005E0EE4" w:rsidRPr="00252AF9" w:rsidRDefault="005E0EE4" w:rsidP="00611D2B">
            <w:pPr>
              <w:pStyle w:val="TableText"/>
              <w:spacing w:after="40"/>
              <w:rPr>
                <w:sz w:val="16"/>
                <w:szCs w:val="16"/>
              </w:rPr>
            </w:pPr>
          </w:p>
        </w:tc>
        <w:tc>
          <w:tcPr>
            <w:tcW w:w="1170" w:type="dxa"/>
          </w:tcPr>
          <w:p w:rsidR="005E0EE4" w:rsidRPr="00252AF9" w:rsidRDefault="005E0EE4" w:rsidP="00611D2B">
            <w:pPr>
              <w:pStyle w:val="TableText"/>
              <w:spacing w:after="40"/>
              <w:rPr>
                <w:sz w:val="16"/>
                <w:szCs w:val="16"/>
              </w:rPr>
            </w:pPr>
          </w:p>
        </w:tc>
        <w:tc>
          <w:tcPr>
            <w:tcW w:w="6142" w:type="dxa"/>
          </w:tcPr>
          <w:p w:rsidR="005E0EE4" w:rsidRPr="00252AF9" w:rsidRDefault="005E0EE4" w:rsidP="00611D2B">
            <w:pPr>
              <w:pStyle w:val="TableText"/>
              <w:spacing w:after="40"/>
              <w:rPr>
                <w:sz w:val="16"/>
                <w:szCs w:val="16"/>
              </w:rPr>
            </w:pPr>
          </w:p>
        </w:tc>
      </w:tr>
      <w:tr w:rsidR="005E0EE4" w:rsidRPr="00252AF9" w:rsidTr="00611D2B">
        <w:trPr>
          <w:jc w:val="center"/>
        </w:trPr>
        <w:tc>
          <w:tcPr>
            <w:tcW w:w="1193" w:type="dxa"/>
          </w:tcPr>
          <w:p w:rsidR="005E0EE4" w:rsidRPr="00252AF9" w:rsidRDefault="005E0EE4" w:rsidP="00611D2B">
            <w:pPr>
              <w:pStyle w:val="TableText"/>
              <w:spacing w:after="40"/>
              <w:rPr>
                <w:sz w:val="16"/>
                <w:szCs w:val="16"/>
              </w:rPr>
            </w:pPr>
          </w:p>
        </w:tc>
        <w:tc>
          <w:tcPr>
            <w:tcW w:w="1170" w:type="dxa"/>
          </w:tcPr>
          <w:p w:rsidR="005E0EE4" w:rsidRPr="00252AF9" w:rsidRDefault="005E0EE4" w:rsidP="00611D2B">
            <w:pPr>
              <w:pStyle w:val="TableText"/>
              <w:spacing w:after="40"/>
              <w:rPr>
                <w:sz w:val="16"/>
                <w:szCs w:val="16"/>
              </w:rPr>
            </w:pPr>
          </w:p>
        </w:tc>
        <w:tc>
          <w:tcPr>
            <w:tcW w:w="6142" w:type="dxa"/>
          </w:tcPr>
          <w:p w:rsidR="005E0EE4" w:rsidRPr="00252AF9" w:rsidRDefault="005E0EE4" w:rsidP="00611D2B">
            <w:pPr>
              <w:pStyle w:val="TableText"/>
              <w:spacing w:after="40"/>
              <w:rPr>
                <w:sz w:val="16"/>
                <w:szCs w:val="16"/>
              </w:rPr>
            </w:pPr>
          </w:p>
        </w:tc>
      </w:tr>
      <w:tr w:rsidR="005E0EE4" w:rsidRPr="00252AF9" w:rsidTr="00611D2B">
        <w:trPr>
          <w:jc w:val="center"/>
        </w:trPr>
        <w:tc>
          <w:tcPr>
            <w:tcW w:w="1193" w:type="dxa"/>
          </w:tcPr>
          <w:p w:rsidR="005E0EE4" w:rsidRPr="00252AF9" w:rsidRDefault="005E0EE4" w:rsidP="00611D2B">
            <w:pPr>
              <w:pStyle w:val="TableText"/>
              <w:spacing w:after="40"/>
              <w:rPr>
                <w:sz w:val="16"/>
                <w:szCs w:val="16"/>
              </w:rPr>
            </w:pPr>
          </w:p>
        </w:tc>
        <w:tc>
          <w:tcPr>
            <w:tcW w:w="1170" w:type="dxa"/>
          </w:tcPr>
          <w:p w:rsidR="005E0EE4" w:rsidRPr="00252AF9" w:rsidRDefault="005E0EE4" w:rsidP="00611D2B">
            <w:pPr>
              <w:pStyle w:val="TableText"/>
              <w:spacing w:after="40"/>
              <w:rPr>
                <w:sz w:val="16"/>
                <w:szCs w:val="16"/>
              </w:rPr>
            </w:pPr>
          </w:p>
        </w:tc>
        <w:tc>
          <w:tcPr>
            <w:tcW w:w="6142" w:type="dxa"/>
          </w:tcPr>
          <w:p w:rsidR="005E0EE4" w:rsidRPr="00252AF9" w:rsidRDefault="005E0EE4" w:rsidP="00611D2B">
            <w:pPr>
              <w:pStyle w:val="TableText"/>
              <w:spacing w:after="40"/>
              <w:rPr>
                <w:sz w:val="16"/>
                <w:szCs w:val="16"/>
              </w:rPr>
            </w:pPr>
          </w:p>
        </w:tc>
      </w:tr>
      <w:tr w:rsidR="005E0EE4" w:rsidRPr="00252AF9" w:rsidTr="00611D2B">
        <w:trPr>
          <w:jc w:val="center"/>
        </w:trPr>
        <w:tc>
          <w:tcPr>
            <w:tcW w:w="1193" w:type="dxa"/>
          </w:tcPr>
          <w:p w:rsidR="005E0EE4" w:rsidRPr="00252AF9" w:rsidRDefault="005E0EE4" w:rsidP="00611D2B">
            <w:pPr>
              <w:pStyle w:val="TableText"/>
              <w:spacing w:after="40"/>
              <w:rPr>
                <w:sz w:val="16"/>
                <w:szCs w:val="16"/>
              </w:rPr>
            </w:pPr>
          </w:p>
        </w:tc>
        <w:tc>
          <w:tcPr>
            <w:tcW w:w="1170" w:type="dxa"/>
          </w:tcPr>
          <w:p w:rsidR="005E0EE4" w:rsidRPr="00252AF9" w:rsidRDefault="005E0EE4" w:rsidP="00611D2B">
            <w:pPr>
              <w:pStyle w:val="TableText"/>
              <w:spacing w:after="40"/>
              <w:rPr>
                <w:sz w:val="16"/>
                <w:szCs w:val="16"/>
              </w:rPr>
            </w:pPr>
          </w:p>
        </w:tc>
        <w:tc>
          <w:tcPr>
            <w:tcW w:w="6142" w:type="dxa"/>
          </w:tcPr>
          <w:p w:rsidR="005E0EE4" w:rsidRPr="00252AF9" w:rsidRDefault="005E0EE4" w:rsidP="00611D2B">
            <w:pPr>
              <w:pStyle w:val="TableText"/>
              <w:spacing w:after="40"/>
              <w:rPr>
                <w:sz w:val="16"/>
                <w:szCs w:val="16"/>
              </w:rPr>
            </w:pPr>
          </w:p>
        </w:tc>
      </w:tr>
      <w:tr w:rsidR="005E0EE4" w:rsidRPr="00252AF9" w:rsidTr="00611D2B">
        <w:trPr>
          <w:jc w:val="center"/>
        </w:trPr>
        <w:tc>
          <w:tcPr>
            <w:tcW w:w="1193" w:type="dxa"/>
          </w:tcPr>
          <w:p w:rsidR="005E0EE4" w:rsidRPr="00252AF9" w:rsidRDefault="005E0EE4" w:rsidP="00611D2B">
            <w:pPr>
              <w:pStyle w:val="TableText"/>
              <w:spacing w:after="40"/>
              <w:rPr>
                <w:sz w:val="16"/>
                <w:szCs w:val="16"/>
              </w:rPr>
            </w:pPr>
          </w:p>
        </w:tc>
        <w:tc>
          <w:tcPr>
            <w:tcW w:w="1170" w:type="dxa"/>
          </w:tcPr>
          <w:p w:rsidR="005E0EE4" w:rsidRPr="00252AF9" w:rsidRDefault="005E0EE4" w:rsidP="00611D2B">
            <w:pPr>
              <w:pStyle w:val="TableText"/>
              <w:spacing w:after="40"/>
              <w:rPr>
                <w:sz w:val="16"/>
                <w:szCs w:val="16"/>
              </w:rPr>
            </w:pPr>
          </w:p>
        </w:tc>
        <w:tc>
          <w:tcPr>
            <w:tcW w:w="6142" w:type="dxa"/>
          </w:tcPr>
          <w:p w:rsidR="005E0EE4" w:rsidRPr="00252AF9" w:rsidRDefault="005E0EE4" w:rsidP="00611D2B">
            <w:pPr>
              <w:pStyle w:val="TableText"/>
              <w:spacing w:after="40"/>
              <w:rPr>
                <w:sz w:val="16"/>
                <w:szCs w:val="16"/>
              </w:rPr>
            </w:pPr>
          </w:p>
        </w:tc>
      </w:tr>
      <w:tr w:rsidR="005E0EE4" w:rsidRPr="00252AF9" w:rsidTr="00611D2B">
        <w:trPr>
          <w:jc w:val="center"/>
        </w:trPr>
        <w:tc>
          <w:tcPr>
            <w:tcW w:w="1193" w:type="dxa"/>
          </w:tcPr>
          <w:p w:rsidR="005E0EE4" w:rsidRPr="00252AF9" w:rsidRDefault="005E0EE4" w:rsidP="00611D2B">
            <w:pPr>
              <w:pStyle w:val="TableText"/>
              <w:spacing w:after="40"/>
              <w:rPr>
                <w:sz w:val="16"/>
                <w:szCs w:val="16"/>
              </w:rPr>
            </w:pPr>
          </w:p>
        </w:tc>
        <w:tc>
          <w:tcPr>
            <w:tcW w:w="1170" w:type="dxa"/>
          </w:tcPr>
          <w:p w:rsidR="005E0EE4" w:rsidRPr="00252AF9" w:rsidRDefault="005E0EE4" w:rsidP="00611D2B">
            <w:pPr>
              <w:pStyle w:val="TableText"/>
              <w:spacing w:after="40"/>
              <w:rPr>
                <w:sz w:val="16"/>
                <w:szCs w:val="16"/>
              </w:rPr>
            </w:pPr>
          </w:p>
        </w:tc>
        <w:tc>
          <w:tcPr>
            <w:tcW w:w="6142" w:type="dxa"/>
          </w:tcPr>
          <w:p w:rsidR="005E0EE4" w:rsidRPr="00252AF9" w:rsidRDefault="005E0EE4" w:rsidP="00611D2B">
            <w:pPr>
              <w:pStyle w:val="TableText"/>
              <w:spacing w:after="40"/>
              <w:rPr>
                <w:sz w:val="16"/>
                <w:szCs w:val="16"/>
              </w:rPr>
            </w:pPr>
          </w:p>
        </w:tc>
      </w:tr>
    </w:tbl>
    <w:p w:rsidR="005E0EE4" w:rsidRPr="00A16B7F" w:rsidRDefault="005E0EE4" w:rsidP="005E0EE4">
      <w:pPr>
        <w:pStyle w:val="BodyText"/>
        <w:rPr>
          <w:lang w:val="fr-CA"/>
        </w:rPr>
      </w:pPr>
    </w:p>
    <w:tbl>
      <w:tblPr>
        <w:tblW w:w="8823" w:type="dxa"/>
        <w:jc w:val="center"/>
        <w:tblLayout w:type="fixed"/>
        <w:tblLook w:val="0000" w:firstRow="0" w:lastRow="0" w:firstColumn="0" w:lastColumn="0" w:noHBand="0" w:noVBand="0"/>
      </w:tblPr>
      <w:tblGrid>
        <w:gridCol w:w="1172"/>
        <w:gridCol w:w="3871"/>
        <w:gridCol w:w="269"/>
        <w:gridCol w:w="1530"/>
        <w:gridCol w:w="270"/>
        <w:gridCol w:w="1711"/>
      </w:tblGrid>
      <w:tr w:rsidR="005E0EE4" w:rsidRPr="00A16B7F" w:rsidTr="00611D2B">
        <w:trPr>
          <w:jc w:val="center"/>
        </w:trPr>
        <w:tc>
          <w:tcPr>
            <w:tcW w:w="8823" w:type="dxa"/>
            <w:gridSpan w:val="6"/>
          </w:tcPr>
          <w:p w:rsidR="005E0EE4" w:rsidRPr="00A16B7F" w:rsidRDefault="005E0EE4" w:rsidP="00611D2B">
            <w:pPr>
              <w:pStyle w:val="DocInfo"/>
            </w:pPr>
          </w:p>
          <w:p w:rsidR="005E0EE4" w:rsidRPr="00A16B7F" w:rsidRDefault="005E0EE4" w:rsidP="00611D2B">
            <w:pPr>
              <w:pStyle w:val="DocInfo"/>
            </w:pPr>
          </w:p>
          <w:p w:rsidR="005E0EE4" w:rsidRPr="00A16B7F" w:rsidRDefault="005E0EE4" w:rsidP="00611D2B">
            <w:pPr>
              <w:pStyle w:val="DocInfo"/>
              <w:rPr>
                <w:b w:val="0"/>
              </w:rPr>
            </w:pPr>
            <w:r w:rsidRPr="00A16B7F">
              <w:t>Signatures for release</w:t>
            </w:r>
          </w:p>
        </w:tc>
      </w:tr>
      <w:tr w:rsidR="005E0EE4" w:rsidRPr="00A16B7F" w:rsidTr="00611D2B">
        <w:trPr>
          <w:jc w:val="center"/>
        </w:trPr>
        <w:tc>
          <w:tcPr>
            <w:tcW w:w="1172" w:type="dxa"/>
          </w:tcPr>
          <w:p w:rsidR="005E0EE4" w:rsidRPr="00BA7876" w:rsidRDefault="005E0EE4" w:rsidP="00611D2B">
            <w:pPr>
              <w:pStyle w:val="SignerRole"/>
              <w:rPr>
                <w:b/>
              </w:rPr>
            </w:pPr>
            <w:r w:rsidRPr="00BA7876">
              <w:rPr>
                <w:b/>
              </w:rPr>
              <w:t>AUTHoR:</w:t>
            </w:r>
          </w:p>
        </w:tc>
        <w:tc>
          <w:tcPr>
            <w:tcW w:w="3871" w:type="dxa"/>
            <w:tcBorders>
              <w:bottom w:val="single" w:sz="4" w:space="0" w:color="auto"/>
            </w:tcBorders>
          </w:tcPr>
          <w:p w:rsidR="005E0EE4" w:rsidRPr="00A16B7F" w:rsidRDefault="005E0EE4" w:rsidP="00611D2B">
            <w:pPr>
              <w:pStyle w:val="TableText"/>
              <w:spacing w:before="360"/>
              <w:rPr>
                <w:sz w:val="16"/>
              </w:rPr>
            </w:pPr>
          </w:p>
        </w:tc>
        <w:tc>
          <w:tcPr>
            <w:tcW w:w="269" w:type="dxa"/>
          </w:tcPr>
          <w:p w:rsidR="005E0EE4" w:rsidRPr="00A16B7F" w:rsidRDefault="005E0EE4" w:rsidP="00611D2B">
            <w:pPr>
              <w:pStyle w:val="TableText"/>
              <w:spacing w:before="360"/>
              <w:rPr>
                <w:sz w:val="16"/>
              </w:rPr>
            </w:pPr>
          </w:p>
        </w:tc>
        <w:tc>
          <w:tcPr>
            <w:tcW w:w="1530" w:type="dxa"/>
            <w:tcBorders>
              <w:bottom w:val="single" w:sz="4" w:space="0" w:color="auto"/>
            </w:tcBorders>
          </w:tcPr>
          <w:p w:rsidR="005E0EE4" w:rsidRPr="00A16B7F" w:rsidRDefault="005E0EE4" w:rsidP="00611D2B">
            <w:pPr>
              <w:pStyle w:val="TableText"/>
              <w:spacing w:before="360"/>
              <w:jc w:val="center"/>
              <w:rPr>
                <w:sz w:val="16"/>
              </w:rPr>
            </w:pPr>
          </w:p>
        </w:tc>
        <w:tc>
          <w:tcPr>
            <w:tcW w:w="270" w:type="dxa"/>
          </w:tcPr>
          <w:p w:rsidR="005E0EE4" w:rsidRPr="00A16B7F" w:rsidRDefault="005E0EE4" w:rsidP="00611D2B">
            <w:pPr>
              <w:pStyle w:val="TableText"/>
              <w:spacing w:before="360"/>
              <w:jc w:val="center"/>
              <w:rPr>
                <w:sz w:val="16"/>
              </w:rPr>
            </w:pPr>
          </w:p>
        </w:tc>
        <w:tc>
          <w:tcPr>
            <w:tcW w:w="1711" w:type="dxa"/>
            <w:tcBorders>
              <w:bottom w:val="single" w:sz="4" w:space="0" w:color="auto"/>
            </w:tcBorders>
          </w:tcPr>
          <w:p w:rsidR="005E0EE4" w:rsidRPr="00A16B7F" w:rsidRDefault="005E0EE4" w:rsidP="00611D2B">
            <w:pPr>
              <w:pStyle w:val="TableText"/>
              <w:spacing w:before="360"/>
              <w:jc w:val="center"/>
              <w:rPr>
                <w:sz w:val="16"/>
              </w:rPr>
            </w:pPr>
          </w:p>
        </w:tc>
      </w:tr>
      <w:tr w:rsidR="005E0EE4" w:rsidRPr="00A16B7F" w:rsidTr="00611D2B">
        <w:trPr>
          <w:jc w:val="center"/>
        </w:trPr>
        <w:tc>
          <w:tcPr>
            <w:tcW w:w="1172" w:type="dxa"/>
          </w:tcPr>
          <w:p w:rsidR="005E0EE4" w:rsidRPr="00A16B7F" w:rsidRDefault="005E0EE4" w:rsidP="00611D2B">
            <w:pPr>
              <w:pStyle w:val="TOC5"/>
              <w:rPr>
                <w:sz w:val="16"/>
              </w:rPr>
            </w:pPr>
          </w:p>
        </w:tc>
        <w:tc>
          <w:tcPr>
            <w:tcW w:w="3871" w:type="dxa"/>
          </w:tcPr>
          <w:p w:rsidR="005E0EE4" w:rsidRPr="00A16B7F" w:rsidRDefault="005E0EE4" w:rsidP="00611D2B">
            <w:pPr>
              <w:pStyle w:val="TableText"/>
              <w:rPr>
                <w:sz w:val="16"/>
              </w:rPr>
            </w:pPr>
            <w:r w:rsidRPr="00A16B7F">
              <w:rPr>
                <w:sz w:val="16"/>
              </w:rPr>
              <w:t>Sign and type:  First Name MI Last Name</w:t>
            </w:r>
          </w:p>
        </w:tc>
        <w:tc>
          <w:tcPr>
            <w:tcW w:w="269" w:type="dxa"/>
          </w:tcPr>
          <w:p w:rsidR="005E0EE4" w:rsidRPr="00A16B7F" w:rsidRDefault="005E0EE4" w:rsidP="00611D2B">
            <w:pPr>
              <w:pStyle w:val="TableText"/>
              <w:rPr>
                <w:sz w:val="16"/>
              </w:rPr>
            </w:pPr>
          </w:p>
        </w:tc>
        <w:tc>
          <w:tcPr>
            <w:tcW w:w="1530" w:type="dxa"/>
          </w:tcPr>
          <w:p w:rsidR="005E0EE4" w:rsidRPr="00A16B7F" w:rsidRDefault="005E0EE4" w:rsidP="00611D2B">
            <w:pPr>
              <w:pStyle w:val="TableText"/>
              <w:rPr>
                <w:sz w:val="16"/>
              </w:rPr>
            </w:pPr>
            <w:r w:rsidRPr="00A16B7F">
              <w:rPr>
                <w:sz w:val="16"/>
              </w:rPr>
              <w:t>Org. Number</w:t>
            </w:r>
          </w:p>
        </w:tc>
        <w:tc>
          <w:tcPr>
            <w:tcW w:w="270" w:type="dxa"/>
          </w:tcPr>
          <w:p w:rsidR="005E0EE4" w:rsidRPr="00A16B7F" w:rsidRDefault="005E0EE4" w:rsidP="00611D2B">
            <w:pPr>
              <w:pStyle w:val="TableText"/>
              <w:rPr>
                <w:sz w:val="16"/>
              </w:rPr>
            </w:pPr>
          </w:p>
        </w:tc>
        <w:tc>
          <w:tcPr>
            <w:tcW w:w="1711" w:type="dxa"/>
          </w:tcPr>
          <w:p w:rsidR="005E0EE4" w:rsidRPr="00A16B7F" w:rsidRDefault="005E0EE4" w:rsidP="00611D2B">
            <w:pPr>
              <w:pStyle w:val="TableText"/>
              <w:rPr>
                <w:sz w:val="16"/>
              </w:rPr>
            </w:pPr>
            <w:r w:rsidRPr="00A16B7F">
              <w:rPr>
                <w:sz w:val="16"/>
              </w:rPr>
              <w:t>Date</w:t>
            </w:r>
          </w:p>
        </w:tc>
      </w:tr>
      <w:tr w:rsidR="005E0EE4" w:rsidRPr="00A16B7F" w:rsidTr="00611D2B">
        <w:trPr>
          <w:jc w:val="center"/>
        </w:trPr>
        <w:tc>
          <w:tcPr>
            <w:tcW w:w="1172" w:type="dxa"/>
          </w:tcPr>
          <w:p w:rsidR="005E0EE4" w:rsidRPr="00BA7876" w:rsidRDefault="005E0EE4" w:rsidP="00611D2B">
            <w:pPr>
              <w:pStyle w:val="SignerRole"/>
              <w:rPr>
                <w:b/>
              </w:rPr>
            </w:pPr>
            <w:r w:rsidRPr="00BA7876">
              <w:rPr>
                <w:b/>
              </w:rPr>
              <w:t>REVIEWER:</w:t>
            </w:r>
          </w:p>
        </w:tc>
        <w:tc>
          <w:tcPr>
            <w:tcW w:w="3871" w:type="dxa"/>
            <w:tcBorders>
              <w:bottom w:val="single" w:sz="4" w:space="0" w:color="auto"/>
            </w:tcBorders>
          </w:tcPr>
          <w:p w:rsidR="005E0EE4" w:rsidRPr="00A16B7F" w:rsidRDefault="005E0EE4" w:rsidP="00611D2B">
            <w:pPr>
              <w:pStyle w:val="TableText"/>
              <w:spacing w:before="360"/>
              <w:rPr>
                <w:sz w:val="16"/>
              </w:rPr>
            </w:pPr>
          </w:p>
        </w:tc>
        <w:tc>
          <w:tcPr>
            <w:tcW w:w="269" w:type="dxa"/>
          </w:tcPr>
          <w:p w:rsidR="005E0EE4" w:rsidRPr="00A16B7F" w:rsidRDefault="005E0EE4" w:rsidP="00611D2B">
            <w:pPr>
              <w:pStyle w:val="TableText"/>
              <w:spacing w:before="360"/>
              <w:rPr>
                <w:sz w:val="16"/>
              </w:rPr>
            </w:pPr>
          </w:p>
        </w:tc>
        <w:tc>
          <w:tcPr>
            <w:tcW w:w="1530" w:type="dxa"/>
            <w:tcBorders>
              <w:bottom w:val="single" w:sz="4" w:space="0" w:color="auto"/>
            </w:tcBorders>
          </w:tcPr>
          <w:p w:rsidR="005E0EE4" w:rsidRPr="00A16B7F" w:rsidRDefault="005E0EE4" w:rsidP="00611D2B">
            <w:pPr>
              <w:pStyle w:val="TableText"/>
              <w:spacing w:before="360"/>
              <w:jc w:val="center"/>
              <w:rPr>
                <w:sz w:val="16"/>
              </w:rPr>
            </w:pPr>
          </w:p>
        </w:tc>
        <w:tc>
          <w:tcPr>
            <w:tcW w:w="270" w:type="dxa"/>
          </w:tcPr>
          <w:p w:rsidR="005E0EE4" w:rsidRPr="00A16B7F" w:rsidRDefault="005E0EE4" w:rsidP="00611D2B">
            <w:pPr>
              <w:pStyle w:val="TableText"/>
              <w:spacing w:before="360"/>
              <w:jc w:val="center"/>
              <w:rPr>
                <w:sz w:val="16"/>
              </w:rPr>
            </w:pPr>
          </w:p>
        </w:tc>
        <w:tc>
          <w:tcPr>
            <w:tcW w:w="1711" w:type="dxa"/>
            <w:tcBorders>
              <w:bottom w:val="single" w:sz="4" w:space="0" w:color="auto"/>
            </w:tcBorders>
          </w:tcPr>
          <w:p w:rsidR="005E0EE4" w:rsidRPr="00A16B7F" w:rsidRDefault="005E0EE4" w:rsidP="00611D2B">
            <w:pPr>
              <w:pStyle w:val="TableText"/>
              <w:spacing w:before="360"/>
              <w:jc w:val="center"/>
              <w:rPr>
                <w:sz w:val="16"/>
              </w:rPr>
            </w:pPr>
          </w:p>
        </w:tc>
      </w:tr>
      <w:tr w:rsidR="005E0EE4" w:rsidRPr="00A16B7F" w:rsidTr="00611D2B">
        <w:trPr>
          <w:jc w:val="center"/>
        </w:trPr>
        <w:tc>
          <w:tcPr>
            <w:tcW w:w="1172" w:type="dxa"/>
          </w:tcPr>
          <w:p w:rsidR="005E0EE4" w:rsidRPr="00A16B7F" w:rsidRDefault="005E0EE4" w:rsidP="00611D2B">
            <w:pPr>
              <w:pStyle w:val="TOC5"/>
              <w:rPr>
                <w:sz w:val="16"/>
              </w:rPr>
            </w:pPr>
          </w:p>
        </w:tc>
        <w:tc>
          <w:tcPr>
            <w:tcW w:w="3871" w:type="dxa"/>
            <w:tcBorders>
              <w:top w:val="single" w:sz="4" w:space="0" w:color="auto"/>
            </w:tcBorders>
          </w:tcPr>
          <w:p w:rsidR="005E0EE4" w:rsidRPr="00A16B7F" w:rsidRDefault="005E0EE4" w:rsidP="00611D2B">
            <w:pPr>
              <w:pStyle w:val="TableText"/>
              <w:rPr>
                <w:sz w:val="16"/>
              </w:rPr>
            </w:pPr>
            <w:r w:rsidRPr="00A16B7F">
              <w:rPr>
                <w:sz w:val="16"/>
              </w:rPr>
              <w:t>Sign and type:  First Name MI Last Name</w:t>
            </w:r>
          </w:p>
        </w:tc>
        <w:tc>
          <w:tcPr>
            <w:tcW w:w="269" w:type="dxa"/>
          </w:tcPr>
          <w:p w:rsidR="005E0EE4" w:rsidRPr="00A16B7F" w:rsidRDefault="005E0EE4" w:rsidP="00611D2B">
            <w:pPr>
              <w:pStyle w:val="TableText"/>
              <w:rPr>
                <w:sz w:val="16"/>
              </w:rPr>
            </w:pPr>
          </w:p>
        </w:tc>
        <w:tc>
          <w:tcPr>
            <w:tcW w:w="1530" w:type="dxa"/>
            <w:tcBorders>
              <w:top w:val="single" w:sz="4" w:space="0" w:color="auto"/>
            </w:tcBorders>
          </w:tcPr>
          <w:p w:rsidR="005E0EE4" w:rsidRPr="00A16B7F" w:rsidRDefault="005E0EE4" w:rsidP="00611D2B">
            <w:pPr>
              <w:pStyle w:val="TableText"/>
              <w:rPr>
                <w:sz w:val="16"/>
              </w:rPr>
            </w:pPr>
            <w:r w:rsidRPr="00A16B7F">
              <w:rPr>
                <w:sz w:val="16"/>
              </w:rPr>
              <w:t>Org. Number</w:t>
            </w:r>
          </w:p>
        </w:tc>
        <w:tc>
          <w:tcPr>
            <w:tcW w:w="270" w:type="dxa"/>
          </w:tcPr>
          <w:p w:rsidR="005E0EE4" w:rsidRPr="00A16B7F" w:rsidRDefault="005E0EE4" w:rsidP="00611D2B">
            <w:pPr>
              <w:pStyle w:val="TableText"/>
              <w:rPr>
                <w:sz w:val="16"/>
              </w:rPr>
            </w:pPr>
          </w:p>
        </w:tc>
        <w:tc>
          <w:tcPr>
            <w:tcW w:w="1711" w:type="dxa"/>
            <w:tcBorders>
              <w:top w:val="single" w:sz="4" w:space="0" w:color="auto"/>
            </w:tcBorders>
          </w:tcPr>
          <w:p w:rsidR="005E0EE4" w:rsidRPr="00A16B7F" w:rsidRDefault="005E0EE4" w:rsidP="00611D2B">
            <w:pPr>
              <w:pStyle w:val="TableText"/>
              <w:rPr>
                <w:sz w:val="16"/>
              </w:rPr>
            </w:pPr>
            <w:r w:rsidRPr="00A16B7F">
              <w:rPr>
                <w:sz w:val="16"/>
              </w:rPr>
              <w:t>Date</w:t>
            </w:r>
          </w:p>
        </w:tc>
      </w:tr>
      <w:tr w:rsidR="005E0EE4" w:rsidRPr="00A16B7F" w:rsidTr="00611D2B">
        <w:trPr>
          <w:jc w:val="center"/>
        </w:trPr>
        <w:tc>
          <w:tcPr>
            <w:tcW w:w="1172" w:type="dxa"/>
          </w:tcPr>
          <w:p w:rsidR="005E0EE4" w:rsidRPr="00BA7876" w:rsidRDefault="005E0EE4" w:rsidP="00611D2B">
            <w:pPr>
              <w:pStyle w:val="SignerRole"/>
              <w:rPr>
                <w:b/>
              </w:rPr>
            </w:pPr>
            <w:r w:rsidRPr="00BA7876">
              <w:rPr>
                <w:b/>
              </w:rPr>
              <w:t>APPROVER:</w:t>
            </w:r>
          </w:p>
        </w:tc>
        <w:tc>
          <w:tcPr>
            <w:tcW w:w="3871" w:type="dxa"/>
            <w:tcBorders>
              <w:bottom w:val="single" w:sz="4" w:space="0" w:color="auto"/>
            </w:tcBorders>
          </w:tcPr>
          <w:p w:rsidR="005E0EE4" w:rsidRPr="00A16B7F" w:rsidRDefault="005E0EE4" w:rsidP="00611D2B">
            <w:pPr>
              <w:pStyle w:val="TableText"/>
              <w:spacing w:before="360"/>
              <w:rPr>
                <w:sz w:val="16"/>
              </w:rPr>
            </w:pPr>
          </w:p>
        </w:tc>
        <w:tc>
          <w:tcPr>
            <w:tcW w:w="269" w:type="dxa"/>
          </w:tcPr>
          <w:p w:rsidR="005E0EE4" w:rsidRPr="00A16B7F" w:rsidRDefault="005E0EE4" w:rsidP="00611D2B">
            <w:pPr>
              <w:pStyle w:val="TableText"/>
              <w:spacing w:before="360"/>
              <w:rPr>
                <w:sz w:val="16"/>
              </w:rPr>
            </w:pPr>
          </w:p>
        </w:tc>
        <w:tc>
          <w:tcPr>
            <w:tcW w:w="1530" w:type="dxa"/>
            <w:tcBorders>
              <w:bottom w:val="single" w:sz="4" w:space="0" w:color="auto"/>
            </w:tcBorders>
          </w:tcPr>
          <w:p w:rsidR="005E0EE4" w:rsidRPr="00A16B7F" w:rsidRDefault="005E0EE4" w:rsidP="00611D2B">
            <w:pPr>
              <w:pStyle w:val="TableText"/>
              <w:spacing w:before="360"/>
              <w:jc w:val="center"/>
              <w:rPr>
                <w:sz w:val="16"/>
              </w:rPr>
            </w:pPr>
          </w:p>
        </w:tc>
        <w:tc>
          <w:tcPr>
            <w:tcW w:w="270" w:type="dxa"/>
          </w:tcPr>
          <w:p w:rsidR="005E0EE4" w:rsidRPr="00A16B7F" w:rsidRDefault="005E0EE4" w:rsidP="00611D2B">
            <w:pPr>
              <w:pStyle w:val="TableText"/>
              <w:spacing w:before="360"/>
              <w:jc w:val="center"/>
              <w:rPr>
                <w:sz w:val="16"/>
              </w:rPr>
            </w:pPr>
          </w:p>
        </w:tc>
        <w:tc>
          <w:tcPr>
            <w:tcW w:w="1711" w:type="dxa"/>
            <w:tcBorders>
              <w:bottom w:val="single" w:sz="4" w:space="0" w:color="auto"/>
            </w:tcBorders>
          </w:tcPr>
          <w:p w:rsidR="005E0EE4" w:rsidRPr="00A16B7F" w:rsidRDefault="005E0EE4" w:rsidP="00611D2B">
            <w:pPr>
              <w:pStyle w:val="TableText"/>
              <w:spacing w:before="360"/>
              <w:jc w:val="center"/>
              <w:rPr>
                <w:sz w:val="16"/>
              </w:rPr>
            </w:pPr>
          </w:p>
        </w:tc>
      </w:tr>
      <w:tr w:rsidR="005E0EE4" w:rsidRPr="00A16B7F" w:rsidTr="00611D2B">
        <w:trPr>
          <w:jc w:val="center"/>
        </w:trPr>
        <w:tc>
          <w:tcPr>
            <w:tcW w:w="1172" w:type="dxa"/>
          </w:tcPr>
          <w:p w:rsidR="005E0EE4" w:rsidRPr="00A16B7F" w:rsidRDefault="005E0EE4" w:rsidP="00611D2B">
            <w:pPr>
              <w:pStyle w:val="TOC5"/>
              <w:rPr>
                <w:sz w:val="16"/>
              </w:rPr>
            </w:pPr>
          </w:p>
        </w:tc>
        <w:tc>
          <w:tcPr>
            <w:tcW w:w="3871" w:type="dxa"/>
            <w:tcBorders>
              <w:top w:val="single" w:sz="4" w:space="0" w:color="auto"/>
            </w:tcBorders>
          </w:tcPr>
          <w:p w:rsidR="005E0EE4" w:rsidRPr="00A16B7F" w:rsidRDefault="005E0EE4" w:rsidP="00611D2B">
            <w:pPr>
              <w:pStyle w:val="TableText"/>
              <w:rPr>
                <w:sz w:val="16"/>
              </w:rPr>
            </w:pPr>
            <w:r w:rsidRPr="00A16B7F">
              <w:rPr>
                <w:sz w:val="16"/>
              </w:rPr>
              <w:t>Sign and type:  First Name MI Last Name</w:t>
            </w:r>
          </w:p>
        </w:tc>
        <w:tc>
          <w:tcPr>
            <w:tcW w:w="269" w:type="dxa"/>
          </w:tcPr>
          <w:p w:rsidR="005E0EE4" w:rsidRPr="00A16B7F" w:rsidRDefault="005E0EE4" w:rsidP="00611D2B">
            <w:pPr>
              <w:pStyle w:val="TableText"/>
              <w:rPr>
                <w:sz w:val="16"/>
              </w:rPr>
            </w:pPr>
          </w:p>
        </w:tc>
        <w:tc>
          <w:tcPr>
            <w:tcW w:w="1530" w:type="dxa"/>
            <w:tcBorders>
              <w:top w:val="single" w:sz="4" w:space="0" w:color="auto"/>
            </w:tcBorders>
          </w:tcPr>
          <w:p w:rsidR="005E0EE4" w:rsidRPr="00A16B7F" w:rsidRDefault="005E0EE4" w:rsidP="00611D2B">
            <w:pPr>
              <w:pStyle w:val="TableText"/>
              <w:rPr>
                <w:sz w:val="16"/>
              </w:rPr>
            </w:pPr>
            <w:r w:rsidRPr="00A16B7F">
              <w:rPr>
                <w:sz w:val="16"/>
              </w:rPr>
              <w:t>Org. Number</w:t>
            </w:r>
          </w:p>
        </w:tc>
        <w:tc>
          <w:tcPr>
            <w:tcW w:w="270" w:type="dxa"/>
          </w:tcPr>
          <w:p w:rsidR="005E0EE4" w:rsidRPr="00A16B7F" w:rsidRDefault="005E0EE4" w:rsidP="00611D2B">
            <w:pPr>
              <w:pStyle w:val="TableText"/>
              <w:rPr>
                <w:sz w:val="16"/>
              </w:rPr>
            </w:pPr>
          </w:p>
        </w:tc>
        <w:tc>
          <w:tcPr>
            <w:tcW w:w="1711" w:type="dxa"/>
            <w:tcBorders>
              <w:top w:val="single" w:sz="4" w:space="0" w:color="auto"/>
            </w:tcBorders>
          </w:tcPr>
          <w:p w:rsidR="005E0EE4" w:rsidRPr="00A16B7F" w:rsidRDefault="005E0EE4" w:rsidP="00611D2B">
            <w:pPr>
              <w:pStyle w:val="TableText"/>
              <w:rPr>
                <w:sz w:val="16"/>
              </w:rPr>
            </w:pPr>
            <w:r w:rsidRPr="00A16B7F">
              <w:rPr>
                <w:sz w:val="16"/>
              </w:rPr>
              <w:t>Date</w:t>
            </w:r>
          </w:p>
        </w:tc>
      </w:tr>
      <w:tr w:rsidR="005E0EE4" w:rsidRPr="00A16B7F" w:rsidTr="00611D2B">
        <w:trPr>
          <w:jc w:val="center"/>
        </w:trPr>
        <w:tc>
          <w:tcPr>
            <w:tcW w:w="8823" w:type="dxa"/>
            <w:gridSpan w:val="6"/>
          </w:tcPr>
          <w:p w:rsidR="005E0EE4" w:rsidRPr="00A16B7F" w:rsidRDefault="005E0EE4" w:rsidP="00611D2B">
            <w:pPr>
              <w:pStyle w:val="TableText"/>
              <w:spacing w:after="480"/>
              <w:rPr>
                <w:b/>
                <w:sz w:val="16"/>
              </w:rPr>
            </w:pPr>
          </w:p>
        </w:tc>
      </w:tr>
    </w:tbl>
    <w:p w:rsidR="005E0EE4" w:rsidRPr="00D5695B" w:rsidRDefault="005E0EE4" w:rsidP="005E0EE4">
      <w:pPr>
        <w:pStyle w:val="BodyText"/>
        <w:ind w:left="0"/>
        <w:rPr>
          <w:rFonts w:ascii="Arial" w:hAnsi="Arial" w:cs="Arial"/>
          <w:b/>
          <w:sz w:val="26"/>
          <w:szCs w:val="26"/>
        </w:rPr>
      </w:pPr>
      <w:r>
        <w:rPr>
          <w:rFonts w:ascii="Arial" w:hAnsi="Arial" w:cs="Arial"/>
          <w:b/>
          <w:sz w:val="26"/>
          <w:szCs w:val="26"/>
        </w:rPr>
        <w:br w:type="page"/>
      </w:r>
      <w:r w:rsidRPr="00D5695B">
        <w:rPr>
          <w:rFonts w:ascii="Arial" w:hAnsi="Arial" w:cs="Arial"/>
          <w:b/>
          <w:sz w:val="26"/>
          <w:szCs w:val="26"/>
        </w:rPr>
        <w:lastRenderedPageBreak/>
        <w:t>Template History</w:t>
      </w:r>
    </w:p>
    <w:tbl>
      <w:tblPr>
        <w:tblW w:w="8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1170"/>
        <w:gridCol w:w="5580"/>
      </w:tblGrid>
      <w:tr w:rsidR="005E0EE4" w:rsidRPr="00A16B7F" w:rsidTr="00611D2B">
        <w:tc>
          <w:tcPr>
            <w:tcW w:w="1368" w:type="dxa"/>
            <w:vAlign w:val="bottom"/>
          </w:tcPr>
          <w:p w:rsidR="005E0EE4" w:rsidRPr="00A16B7F" w:rsidRDefault="005E0EE4" w:rsidP="00611D2B">
            <w:pPr>
              <w:pStyle w:val="TableText"/>
              <w:spacing w:after="40"/>
              <w:jc w:val="center"/>
              <w:rPr>
                <w:b/>
                <w:sz w:val="16"/>
                <w:szCs w:val="16"/>
              </w:rPr>
            </w:pPr>
            <w:r>
              <w:rPr>
                <w:b/>
                <w:sz w:val="16"/>
                <w:szCs w:val="16"/>
              </w:rPr>
              <w:t>Revision</w:t>
            </w:r>
          </w:p>
        </w:tc>
        <w:tc>
          <w:tcPr>
            <w:tcW w:w="1170" w:type="dxa"/>
            <w:vAlign w:val="bottom"/>
          </w:tcPr>
          <w:p w:rsidR="005E0EE4" w:rsidRPr="00A16B7F" w:rsidRDefault="005E0EE4" w:rsidP="00611D2B">
            <w:pPr>
              <w:pStyle w:val="TableText"/>
              <w:spacing w:after="40"/>
              <w:jc w:val="center"/>
              <w:rPr>
                <w:b/>
                <w:sz w:val="16"/>
                <w:szCs w:val="16"/>
              </w:rPr>
            </w:pPr>
            <w:r>
              <w:rPr>
                <w:b/>
                <w:sz w:val="16"/>
                <w:szCs w:val="16"/>
              </w:rPr>
              <w:t>Date</w:t>
            </w:r>
          </w:p>
        </w:tc>
        <w:tc>
          <w:tcPr>
            <w:tcW w:w="5580" w:type="dxa"/>
            <w:vAlign w:val="bottom"/>
          </w:tcPr>
          <w:p w:rsidR="005E0EE4" w:rsidRPr="00A16B7F" w:rsidRDefault="005E0EE4" w:rsidP="00611D2B">
            <w:pPr>
              <w:pStyle w:val="SignerName"/>
              <w:spacing w:after="40"/>
              <w:jc w:val="center"/>
              <w:rPr>
                <w:b/>
                <w:szCs w:val="16"/>
              </w:rPr>
            </w:pPr>
            <w:r>
              <w:rPr>
                <w:b/>
                <w:szCs w:val="16"/>
              </w:rPr>
              <w:t>Revision Description</w:t>
            </w:r>
          </w:p>
        </w:tc>
      </w:tr>
      <w:tr w:rsidR="005E0EE4" w:rsidRPr="00A16B7F" w:rsidTr="00611D2B">
        <w:tc>
          <w:tcPr>
            <w:tcW w:w="1368" w:type="dxa"/>
            <w:vAlign w:val="center"/>
          </w:tcPr>
          <w:p w:rsidR="005E0EE4" w:rsidRPr="00A16B7F" w:rsidRDefault="005E0EE4" w:rsidP="00611D2B">
            <w:pPr>
              <w:pStyle w:val="TableText"/>
              <w:spacing w:after="40"/>
              <w:rPr>
                <w:sz w:val="16"/>
                <w:szCs w:val="16"/>
              </w:rPr>
            </w:pPr>
            <w:r>
              <w:rPr>
                <w:sz w:val="16"/>
                <w:szCs w:val="16"/>
              </w:rPr>
              <w:t>1.0</w:t>
            </w:r>
          </w:p>
        </w:tc>
        <w:tc>
          <w:tcPr>
            <w:tcW w:w="1170" w:type="dxa"/>
            <w:vAlign w:val="center"/>
          </w:tcPr>
          <w:p w:rsidR="005E0EE4" w:rsidRPr="00A16B7F" w:rsidRDefault="005E0EE4" w:rsidP="00611D2B">
            <w:pPr>
              <w:pStyle w:val="TableText"/>
              <w:spacing w:after="40"/>
              <w:rPr>
                <w:sz w:val="16"/>
                <w:szCs w:val="16"/>
              </w:rPr>
            </w:pPr>
            <w:r w:rsidRPr="00A16B7F">
              <w:rPr>
                <w:sz w:val="16"/>
                <w:szCs w:val="16"/>
              </w:rPr>
              <w:t>April, 2013</w:t>
            </w:r>
          </w:p>
        </w:tc>
        <w:tc>
          <w:tcPr>
            <w:tcW w:w="5580" w:type="dxa"/>
          </w:tcPr>
          <w:p w:rsidR="005E0EE4" w:rsidRPr="00B94B68" w:rsidRDefault="005E0EE4" w:rsidP="005E0EE4">
            <w:pPr>
              <w:pStyle w:val="SignerName"/>
              <w:spacing w:after="40"/>
              <w:rPr>
                <w:szCs w:val="16"/>
              </w:rPr>
            </w:pPr>
            <w:r w:rsidRPr="00B94B68">
              <w:t xml:space="preserve">First release of the Boeing Template </w:t>
            </w:r>
            <w:r>
              <w:t>P370S – Technology Infrastructure</w:t>
            </w:r>
            <w:r w:rsidRPr="00B94B68">
              <w:t>.</w:t>
            </w:r>
          </w:p>
        </w:tc>
      </w:tr>
      <w:tr w:rsidR="005E0EE4" w:rsidRPr="00A16B7F" w:rsidTr="00611D2B">
        <w:tc>
          <w:tcPr>
            <w:tcW w:w="1368" w:type="dxa"/>
            <w:vAlign w:val="center"/>
          </w:tcPr>
          <w:p w:rsidR="005E0EE4" w:rsidRPr="00A16B7F" w:rsidRDefault="005E0EE4" w:rsidP="00611D2B">
            <w:pPr>
              <w:pStyle w:val="TableText"/>
              <w:spacing w:after="40"/>
              <w:rPr>
                <w:sz w:val="16"/>
                <w:szCs w:val="16"/>
              </w:rPr>
            </w:pPr>
          </w:p>
        </w:tc>
        <w:tc>
          <w:tcPr>
            <w:tcW w:w="1170" w:type="dxa"/>
            <w:vAlign w:val="center"/>
          </w:tcPr>
          <w:p w:rsidR="005E0EE4" w:rsidRPr="00A16B7F" w:rsidRDefault="005E0EE4" w:rsidP="00611D2B">
            <w:pPr>
              <w:pStyle w:val="TableText"/>
              <w:spacing w:after="40"/>
              <w:rPr>
                <w:sz w:val="16"/>
                <w:szCs w:val="16"/>
              </w:rPr>
            </w:pPr>
          </w:p>
        </w:tc>
        <w:tc>
          <w:tcPr>
            <w:tcW w:w="5580" w:type="dxa"/>
          </w:tcPr>
          <w:p w:rsidR="005E0EE4" w:rsidRPr="00A16B7F" w:rsidRDefault="005E0EE4" w:rsidP="00611D2B">
            <w:pPr>
              <w:pStyle w:val="SignerName"/>
              <w:spacing w:after="40"/>
              <w:rPr>
                <w:szCs w:val="16"/>
              </w:rPr>
            </w:pPr>
          </w:p>
        </w:tc>
      </w:tr>
      <w:tr w:rsidR="005E0EE4" w:rsidRPr="00A16B7F" w:rsidTr="00611D2B">
        <w:tc>
          <w:tcPr>
            <w:tcW w:w="1368" w:type="dxa"/>
            <w:vAlign w:val="center"/>
          </w:tcPr>
          <w:p w:rsidR="005E0EE4" w:rsidRPr="00A16B7F" w:rsidRDefault="005E0EE4" w:rsidP="00611D2B">
            <w:pPr>
              <w:pStyle w:val="TableText"/>
              <w:spacing w:after="40"/>
              <w:rPr>
                <w:sz w:val="16"/>
                <w:szCs w:val="16"/>
              </w:rPr>
            </w:pPr>
          </w:p>
        </w:tc>
        <w:tc>
          <w:tcPr>
            <w:tcW w:w="1170" w:type="dxa"/>
            <w:vAlign w:val="center"/>
          </w:tcPr>
          <w:p w:rsidR="005E0EE4" w:rsidRPr="00A16B7F" w:rsidRDefault="005E0EE4" w:rsidP="00611D2B">
            <w:pPr>
              <w:pStyle w:val="TableText"/>
              <w:spacing w:after="40"/>
              <w:rPr>
                <w:sz w:val="16"/>
                <w:szCs w:val="16"/>
              </w:rPr>
            </w:pPr>
          </w:p>
        </w:tc>
        <w:tc>
          <w:tcPr>
            <w:tcW w:w="5580" w:type="dxa"/>
          </w:tcPr>
          <w:p w:rsidR="005E0EE4" w:rsidRPr="00A16B7F" w:rsidRDefault="005E0EE4" w:rsidP="00611D2B">
            <w:pPr>
              <w:pStyle w:val="SignerName"/>
              <w:spacing w:after="40"/>
              <w:rPr>
                <w:szCs w:val="16"/>
              </w:rPr>
            </w:pPr>
          </w:p>
        </w:tc>
      </w:tr>
      <w:tr w:rsidR="005E0EE4" w:rsidRPr="00A16B7F" w:rsidTr="00611D2B">
        <w:tc>
          <w:tcPr>
            <w:tcW w:w="1368" w:type="dxa"/>
            <w:vAlign w:val="center"/>
          </w:tcPr>
          <w:p w:rsidR="005E0EE4" w:rsidRPr="00A16B7F" w:rsidRDefault="005E0EE4" w:rsidP="00611D2B">
            <w:pPr>
              <w:pStyle w:val="TableText"/>
              <w:spacing w:after="40"/>
              <w:rPr>
                <w:sz w:val="16"/>
                <w:szCs w:val="16"/>
              </w:rPr>
            </w:pPr>
          </w:p>
        </w:tc>
        <w:tc>
          <w:tcPr>
            <w:tcW w:w="1170" w:type="dxa"/>
            <w:vAlign w:val="center"/>
          </w:tcPr>
          <w:p w:rsidR="005E0EE4" w:rsidRPr="00A16B7F" w:rsidRDefault="005E0EE4" w:rsidP="00611D2B">
            <w:pPr>
              <w:pStyle w:val="TableText"/>
              <w:spacing w:after="40"/>
              <w:rPr>
                <w:sz w:val="16"/>
                <w:szCs w:val="16"/>
              </w:rPr>
            </w:pPr>
          </w:p>
        </w:tc>
        <w:tc>
          <w:tcPr>
            <w:tcW w:w="5580" w:type="dxa"/>
          </w:tcPr>
          <w:p w:rsidR="005E0EE4" w:rsidRPr="00A16B7F" w:rsidRDefault="005E0EE4" w:rsidP="00611D2B">
            <w:pPr>
              <w:pStyle w:val="SignerName"/>
              <w:spacing w:after="40"/>
              <w:rPr>
                <w:szCs w:val="16"/>
              </w:rPr>
            </w:pPr>
          </w:p>
        </w:tc>
      </w:tr>
      <w:tr w:rsidR="005E0EE4" w:rsidRPr="00A16B7F" w:rsidTr="00611D2B">
        <w:tc>
          <w:tcPr>
            <w:tcW w:w="1368" w:type="dxa"/>
            <w:vAlign w:val="center"/>
          </w:tcPr>
          <w:p w:rsidR="005E0EE4" w:rsidRPr="00A16B7F" w:rsidRDefault="005E0EE4" w:rsidP="00611D2B">
            <w:pPr>
              <w:pStyle w:val="TableText"/>
              <w:spacing w:after="40"/>
              <w:rPr>
                <w:sz w:val="16"/>
                <w:szCs w:val="16"/>
              </w:rPr>
            </w:pPr>
          </w:p>
        </w:tc>
        <w:tc>
          <w:tcPr>
            <w:tcW w:w="1170" w:type="dxa"/>
            <w:vAlign w:val="center"/>
          </w:tcPr>
          <w:p w:rsidR="005E0EE4" w:rsidRPr="00A16B7F" w:rsidRDefault="005E0EE4" w:rsidP="00611D2B">
            <w:pPr>
              <w:pStyle w:val="TableText"/>
              <w:spacing w:after="40"/>
              <w:rPr>
                <w:sz w:val="16"/>
                <w:szCs w:val="16"/>
              </w:rPr>
            </w:pPr>
          </w:p>
        </w:tc>
        <w:tc>
          <w:tcPr>
            <w:tcW w:w="5580" w:type="dxa"/>
          </w:tcPr>
          <w:p w:rsidR="005E0EE4" w:rsidRPr="00A16B7F" w:rsidRDefault="005E0EE4" w:rsidP="00611D2B">
            <w:pPr>
              <w:pStyle w:val="SignerName"/>
              <w:spacing w:after="40"/>
              <w:rPr>
                <w:szCs w:val="16"/>
              </w:rPr>
            </w:pPr>
          </w:p>
        </w:tc>
      </w:tr>
      <w:tr w:rsidR="005E0EE4" w:rsidRPr="00A16B7F" w:rsidTr="00611D2B">
        <w:tc>
          <w:tcPr>
            <w:tcW w:w="1368" w:type="dxa"/>
            <w:vAlign w:val="center"/>
          </w:tcPr>
          <w:p w:rsidR="005E0EE4" w:rsidRPr="00A16B7F" w:rsidRDefault="005E0EE4" w:rsidP="00611D2B">
            <w:pPr>
              <w:pStyle w:val="TableText"/>
              <w:spacing w:after="40"/>
              <w:rPr>
                <w:sz w:val="16"/>
                <w:szCs w:val="16"/>
              </w:rPr>
            </w:pPr>
          </w:p>
        </w:tc>
        <w:tc>
          <w:tcPr>
            <w:tcW w:w="1170" w:type="dxa"/>
            <w:vAlign w:val="center"/>
          </w:tcPr>
          <w:p w:rsidR="005E0EE4" w:rsidRPr="00A16B7F" w:rsidRDefault="005E0EE4" w:rsidP="00611D2B">
            <w:pPr>
              <w:pStyle w:val="TableText"/>
              <w:spacing w:after="40"/>
              <w:rPr>
                <w:sz w:val="16"/>
                <w:szCs w:val="16"/>
              </w:rPr>
            </w:pPr>
          </w:p>
        </w:tc>
        <w:tc>
          <w:tcPr>
            <w:tcW w:w="5580" w:type="dxa"/>
          </w:tcPr>
          <w:p w:rsidR="005E0EE4" w:rsidRPr="00A16B7F" w:rsidRDefault="005E0EE4" w:rsidP="00611D2B">
            <w:pPr>
              <w:pStyle w:val="SignerName"/>
              <w:spacing w:after="40"/>
              <w:rPr>
                <w:szCs w:val="16"/>
              </w:rPr>
            </w:pPr>
          </w:p>
        </w:tc>
      </w:tr>
      <w:tr w:rsidR="005E0EE4" w:rsidRPr="00A16B7F" w:rsidTr="00611D2B">
        <w:tc>
          <w:tcPr>
            <w:tcW w:w="1368" w:type="dxa"/>
            <w:vAlign w:val="center"/>
          </w:tcPr>
          <w:p w:rsidR="005E0EE4" w:rsidRPr="00A16B7F" w:rsidRDefault="005E0EE4" w:rsidP="00611D2B">
            <w:pPr>
              <w:pStyle w:val="TableText"/>
              <w:spacing w:after="40"/>
              <w:rPr>
                <w:sz w:val="16"/>
                <w:szCs w:val="16"/>
              </w:rPr>
            </w:pPr>
          </w:p>
        </w:tc>
        <w:tc>
          <w:tcPr>
            <w:tcW w:w="1170" w:type="dxa"/>
            <w:vAlign w:val="center"/>
          </w:tcPr>
          <w:p w:rsidR="005E0EE4" w:rsidRPr="00A16B7F" w:rsidRDefault="005E0EE4" w:rsidP="00611D2B">
            <w:pPr>
              <w:pStyle w:val="TableText"/>
              <w:spacing w:after="40"/>
              <w:rPr>
                <w:sz w:val="16"/>
                <w:szCs w:val="16"/>
              </w:rPr>
            </w:pPr>
          </w:p>
        </w:tc>
        <w:tc>
          <w:tcPr>
            <w:tcW w:w="5580" w:type="dxa"/>
          </w:tcPr>
          <w:p w:rsidR="005E0EE4" w:rsidRPr="00A16B7F" w:rsidRDefault="005E0EE4" w:rsidP="00611D2B">
            <w:pPr>
              <w:pStyle w:val="SignerName"/>
              <w:spacing w:after="40"/>
              <w:rPr>
                <w:szCs w:val="16"/>
              </w:rPr>
            </w:pPr>
          </w:p>
        </w:tc>
      </w:tr>
    </w:tbl>
    <w:p w:rsidR="00A81FD3" w:rsidRPr="001A3C96" w:rsidRDefault="00A81FD3" w:rsidP="005E0EE4">
      <w:pPr>
        <w:pStyle w:val="Heading2"/>
        <w:numPr>
          <w:ilvl w:val="0"/>
          <w:numId w:val="0"/>
        </w:numPr>
        <w:rPr>
          <w:lang w:val="fr-CA"/>
        </w:rPr>
      </w:pPr>
    </w:p>
    <w:sectPr w:rsidR="00A81FD3" w:rsidRPr="001A3C96" w:rsidSect="00014E1C">
      <w:headerReference w:type="even" r:id="rId15"/>
      <w:headerReference w:type="default" r:id="rId16"/>
      <w:footerReference w:type="even" r:id="rId17"/>
      <w:footerReference w:type="default" r:id="rId18"/>
      <w:footerReference w:type="first" r:id="rId19"/>
      <w:pgSz w:w="12240" w:h="15840" w:code="1"/>
      <w:pgMar w:top="720" w:right="720" w:bottom="720" w:left="720" w:header="706" w:footer="706"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5EB6" w:rsidRDefault="00C65EB6">
      <w:r>
        <w:separator/>
      </w:r>
    </w:p>
  </w:endnote>
  <w:endnote w:type="continuationSeparator" w:id="0">
    <w:p w:rsidR="00C65EB6" w:rsidRDefault="00C65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1DF3" w:rsidRDefault="00C31DF3">
    <w:pPr>
      <w:pStyle w:val="Footer"/>
    </w:pPr>
    <w:r>
      <w:t xml:space="preserve">Filename: </w:t>
    </w:r>
    <w:r>
      <w:rPr>
        <w:snapToGrid w:val="0"/>
      </w:rPr>
      <w:fldChar w:fldCharType="begin"/>
    </w:r>
    <w:r>
      <w:rPr>
        <w:snapToGrid w:val="0"/>
      </w:rPr>
      <w:instrText xml:space="preserve"> FILENAME </w:instrText>
    </w:r>
    <w:r>
      <w:rPr>
        <w:snapToGrid w:val="0"/>
      </w:rPr>
      <w:fldChar w:fldCharType="separate"/>
    </w:r>
    <w:r>
      <w:rPr>
        <w:noProof/>
        <w:snapToGrid w:val="0"/>
      </w:rPr>
      <w:t>P370S_Technology_Infrastructure.doc</w:t>
    </w:r>
    <w:r>
      <w:rPr>
        <w:snapToGrid w:val="0"/>
      </w:rPr>
      <w:fldChar w:fldCharType="end"/>
    </w:r>
    <w:r>
      <w:rPr>
        <w:snapToGrid w:val="0"/>
      </w:rPr>
      <w:br/>
    </w:r>
    <w:r>
      <w:t xml:space="preserve">Last Modified: </w:t>
    </w:r>
    <w:r>
      <w:fldChar w:fldCharType="begin"/>
    </w:r>
    <w:r>
      <w:instrText xml:space="preserve"> SAVEDATE \@ "yyyy-MM-dd hh:mm" \* MERGEFORMAT </w:instrText>
    </w:r>
    <w:r>
      <w:fldChar w:fldCharType="separate"/>
    </w:r>
    <w:r>
      <w:rPr>
        <w:noProof/>
      </w:rPr>
      <w:t>2016-11-16 11:12</w:t>
    </w:r>
    <w:r>
      <w:fldChar w:fldCharType="end"/>
    </w:r>
    <w:r>
      <w:tab/>
    </w:r>
    <w:r>
      <w:rPr>
        <w:snapToGrid w:val="0"/>
      </w:rPr>
      <w:t xml:space="preserve">Page </w:t>
    </w:r>
    <w:r>
      <w:rPr>
        <w:snapToGrid w:val="0"/>
      </w:rPr>
      <w:fldChar w:fldCharType="begin"/>
    </w:r>
    <w:r>
      <w:rPr>
        <w:snapToGrid w:val="0"/>
      </w:rPr>
      <w:instrText xml:space="preserve"> PAGE </w:instrText>
    </w:r>
    <w:r>
      <w:rPr>
        <w:snapToGrid w:val="0"/>
      </w:rPr>
      <w:fldChar w:fldCharType="separate"/>
    </w:r>
    <w:r>
      <w:rPr>
        <w:noProof/>
        <w:snapToGrid w:val="0"/>
      </w:rPr>
      <w:t>1</w:t>
    </w:r>
    <w:r>
      <w:rPr>
        <w:snapToGrid w:val="0"/>
      </w:rPr>
      <w:fldChar w:fldCharType="end"/>
    </w:r>
    <w:r>
      <w:rPr>
        <w:snapToGrid w:val="0"/>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5</w:t>
    </w:r>
    <w:r>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1DF3" w:rsidRPr="005E0EE4" w:rsidRDefault="00C31DF3">
    <w:pPr>
      <w:pStyle w:val="Footer"/>
      <w:rPr>
        <w:b/>
      </w:rPr>
    </w:pPr>
    <w:r>
      <w:rPr>
        <w:b/>
      </w:rPr>
      <w:t>Copyright © 2001 The Boeing Company.  All rights reserved.</w:t>
    </w:r>
    <w:r w:rsidRPr="005E0EE4">
      <w:rPr>
        <w:b/>
      </w:rPr>
      <w:tab/>
    </w:r>
    <w:r w:rsidRPr="005E0EE4">
      <w:rPr>
        <w:b/>
        <w:snapToGrid w:val="0"/>
      </w:rPr>
      <w:t xml:space="preserve">Page </w:t>
    </w:r>
    <w:r w:rsidRPr="005E0EE4">
      <w:rPr>
        <w:b/>
        <w:snapToGrid w:val="0"/>
      </w:rPr>
      <w:fldChar w:fldCharType="begin"/>
    </w:r>
    <w:r w:rsidRPr="005E0EE4">
      <w:rPr>
        <w:b/>
        <w:snapToGrid w:val="0"/>
      </w:rPr>
      <w:instrText xml:space="preserve"> PAGE </w:instrText>
    </w:r>
    <w:r w:rsidRPr="005E0EE4">
      <w:rPr>
        <w:b/>
        <w:snapToGrid w:val="0"/>
      </w:rPr>
      <w:fldChar w:fldCharType="separate"/>
    </w:r>
    <w:r w:rsidR="00761521">
      <w:rPr>
        <w:b/>
        <w:noProof/>
        <w:snapToGrid w:val="0"/>
      </w:rPr>
      <w:t>1</w:t>
    </w:r>
    <w:r w:rsidRPr="005E0EE4">
      <w:rPr>
        <w:b/>
        <w:snapToGrid w:val="0"/>
      </w:rPr>
      <w:fldChar w:fldCharType="end"/>
    </w:r>
    <w:r w:rsidRPr="005E0EE4">
      <w:rPr>
        <w:b/>
        <w:snapToGrid w:val="0"/>
      </w:rPr>
      <w:t xml:space="preserve"> of </w:t>
    </w:r>
    <w:r w:rsidRPr="005E0EE4">
      <w:rPr>
        <w:rStyle w:val="PageNumber"/>
        <w:b/>
      </w:rPr>
      <w:fldChar w:fldCharType="begin"/>
    </w:r>
    <w:r w:rsidRPr="005E0EE4">
      <w:rPr>
        <w:rStyle w:val="PageNumber"/>
        <w:b/>
      </w:rPr>
      <w:instrText xml:space="preserve"> NUMPAGES </w:instrText>
    </w:r>
    <w:r w:rsidRPr="005E0EE4">
      <w:rPr>
        <w:rStyle w:val="PageNumber"/>
        <w:b/>
      </w:rPr>
      <w:fldChar w:fldCharType="separate"/>
    </w:r>
    <w:r w:rsidR="00761521">
      <w:rPr>
        <w:rStyle w:val="PageNumber"/>
        <w:b/>
        <w:noProof/>
      </w:rPr>
      <w:t>10</w:t>
    </w:r>
    <w:r w:rsidRPr="005E0EE4">
      <w:rPr>
        <w:rStyle w:val="PageNumber"/>
        <w:b/>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1DF3" w:rsidRDefault="00C31DF3">
    <w:pPr>
      <w:pStyle w:val="Footer"/>
    </w:pPr>
    <w:r>
      <w:t xml:space="preserve">Filename: </w:t>
    </w:r>
    <w:r>
      <w:rPr>
        <w:snapToGrid w:val="0"/>
      </w:rPr>
      <w:fldChar w:fldCharType="begin"/>
    </w:r>
    <w:r>
      <w:rPr>
        <w:snapToGrid w:val="0"/>
      </w:rPr>
      <w:instrText xml:space="preserve"> FILENAME </w:instrText>
    </w:r>
    <w:r>
      <w:rPr>
        <w:snapToGrid w:val="0"/>
      </w:rPr>
      <w:fldChar w:fldCharType="separate"/>
    </w:r>
    <w:r>
      <w:rPr>
        <w:noProof/>
        <w:snapToGrid w:val="0"/>
      </w:rPr>
      <w:t>P370S_Technology_Infrastructure.doc</w:t>
    </w:r>
    <w:r>
      <w:rPr>
        <w:snapToGrid w:val="0"/>
      </w:rPr>
      <w:fldChar w:fldCharType="end"/>
    </w:r>
    <w:r>
      <w:rPr>
        <w:snapToGrid w:val="0"/>
      </w:rPr>
      <w:br/>
    </w:r>
    <w:r>
      <w:t xml:space="preserve">Last Modified: </w:t>
    </w:r>
    <w:r>
      <w:fldChar w:fldCharType="begin"/>
    </w:r>
    <w:r>
      <w:instrText xml:space="preserve"> SAVEDATE  \@ "yyyy-MM-dd h:mm am/pm"  \* MERGEFORMAT </w:instrText>
    </w:r>
    <w:r>
      <w:fldChar w:fldCharType="separate"/>
    </w:r>
    <w:r>
      <w:rPr>
        <w:noProof/>
      </w:rPr>
      <w:t>2016-11-16 11:12 AM</w:t>
    </w:r>
    <w:r>
      <w:fldChar w:fldCharType="end"/>
    </w:r>
    <w:r>
      <w:tab/>
    </w:r>
    <w:r>
      <w:rPr>
        <w:snapToGrid w:val="0"/>
      </w:rPr>
      <w:t xml:space="preserve">Page </w:t>
    </w:r>
    <w:r>
      <w:rPr>
        <w:snapToGrid w:val="0"/>
      </w:rPr>
      <w:fldChar w:fldCharType="begin"/>
    </w:r>
    <w:r>
      <w:rPr>
        <w:snapToGrid w:val="0"/>
      </w:rPr>
      <w:instrText xml:space="preserve"> PAGE </w:instrText>
    </w:r>
    <w:r>
      <w:rPr>
        <w:snapToGrid w:val="0"/>
      </w:rPr>
      <w:fldChar w:fldCharType="separate"/>
    </w:r>
    <w:r>
      <w:rPr>
        <w:noProof/>
        <w:snapToGrid w:val="0"/>
      </w:rPr>
      <w:t>1</w:t>
    </w:r>
    <w:r>
      <w:rPr>
        <w:snapToGrid w:val="0"/>
      </w:rPr>
      <w:fldChar w:fldCharType="end"/>
    </w:r>
    <w:r>
      <w:rPr>
        <w:snapToGrid w:val="0"/>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5</w:t>
    </w:r>
    <w:r>
      <w:rPr>
        <w:rStyle w:val="PageNumber"/>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1DF3" w:rsidRDefault="00C31DF3">
    <w:pPr>
      <w:pStyle w:val="Footer"/>
    </w:pPr>
    <w:r>
      <w:t xml:space="preserve">Filename: </w:t>
    </w:r>
    <w:r>
      <w:rPr>
        <w:snapToGrid w:val="0"/>
      </w:rPr>
      <w:fldChar w:fldCharType="begin"/>
    </w:r>
    <w:r>
      <w:rPr>
        <w:snapToGrid w:val="0"/>
      </w:rPr>
      <w:instrText xml:space="preserve"> FILENAME </w:instrText>
    </w:r>
    <w:r>
      <w:rPr>
        <w:snapToGrid w:val="0"/>
      </w:rPr>
      <w:fldChar w:fldCharType="separate"/>
    </w:r>
    <w:r>
      <w:rPr>
        <w:noProof/>
        <w:snapToGrid w:val="0"/>
      </w:rPr>
      <w:t>P370S_Technology_Infrastructure.doc</w:t>
    </w:r>
    <w:r>
      <w:rPr>
        <w:snapToGrid w:val="0"/>
      </w:rPr>
      <w:fldChar w:fldCharType="end"/>
    </w:r>
    <w:r>
      <w:rPr>
        <w:snapToGrid w:val="0"/>
      </w:rPr>
      <w:br/>
    </w:r>
    <w:r>
      <w:t xml:space="preserve">Last Modified: </w:t>
    </w:r>
    <w:r>
      <w:fldChar w:fldCharType="begin"/>
    </w:r>
    <w:r>
      <w:instrText xml:space="preserve"> SAVEDATE  \@ "yyyy-MM-dd h:mm </w:instrText>
    </w:r>
    <w:r w:rsidRPr="001A3C96">
      <w:instrText>am/pm</w:instrText>
    </w:r>
    <w:r>
      <w:instrText xml:space="preserve">"  \* MERGEFORMAT </w:instrText>
    </w:r>
    <w:r>
      <w:fldChar w:fldCharType="separate"/>
    </w:r>
    <w:r>
      <w:rPr>
        <w:noProof/>
      </w:rPr>
      <w:t>2016-11-16 11:12 AM</w:t>
    </w:r>
    <w:r>
      <w:fldChar w:fldCharType="end"/>
    </w:r>
    <w:r>
      <w:tab/>
    </w:r>
    <w:r>
      <w:rPr>
        <w:snapToGrid w:val="0"/>
      </w:rPr>
      <w:t xml:space="preserve">Page </w:t>
    </w:r>
    <w:r>
      <w:rPr>
        <w:snapToGrid w:val="0"/>
      </w:rPr>
      <w:fldChar w:fldCharType="begin"/>
    </w:r>
    <w:r>
      <w:rPr>
        <w:snapToGrid w:val="0"/>
      </w:rPr>
      <w:instrText xml:space="preserve"> PAGE </w:instrText>
    </w:r>
    <w:r>
      <w:rPr>
        <w:snapToGrid w:val="0"/>
      </w:rPr>
      <w:fldChar w:fldCharType="separate"/>
    </w:r>
    <w:r>
      <w:rPr>
        <w:noProof/>
        <w:snapToGrid w:val="0"/>
      </w:rPr>
      <w:t>5</w:t>
    </w:r>
    <w:r>
      <w:rPr>
        <w:snapToGrid w:val="0"/>
      </w:rPr>
      <w:fldChar w:fldCharType="end"/>
    </w:r>
    <w:r>
      <w:rPr>
        <w:snapToGrid w:val="0"/>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5</w:t>
    </w:r>
    <w:r>
      <w:rPr>
        <w:rStyle w:val="PageNumber"/>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1DF3" w:rsidRPr="006C36F4" w:rsidRDefault="00C31DF3" w:rsidP="008D48B4">
    <w:pPr>
      <w:pStyle w:val="Footer"/>
      <w:tabs>
        <w:tab w:val="right" w:pos="9270"/>
      </w:tabs>
      <w:rPr>
        <w:b/>
      </w:rPr>
    </w:pPr>
    <w:r>
      <w:rPr>
        <w:b/>
      </w:rPr>
      <w:t>Copyright © 2001 The Boeing Company.  All rights reserved.</w:t>
    </w:r>
    <w:r w:rsidRPr="006C36F4">
      <w:rPr>
        <w:b/>
      </w:rPr>
      <w:tab/>
    </w:r>
    <w:r w:rsidRPr="006C36F4">
      <w:rPr>
        <w:b/>
        <w:snapToGrid w:val="0"/>
      </w:rPr>
      <w:t xml:space="preserve">Page </w:t>
    </w:r>
    <w:r w:rsidRPr="006C36F4">
      <w:rPr>
        <w:b/>
        <w:snapToGrid w:val="0"/>
      </w:rPr>
      <w:fldChar w:fldCharType="begin"/>
    </w:r>
    <w:r w:rsidRPr="006C36F4">
      <w:rPr>
        <w:b/>
        <w:snapToGrid w:val="0"/>
      </w:rPr>
      <w:instrText xml:space="preserve"> PAGE </w:instrText>
    </w:r>
    <w:r w:rsidRPr="006C36F4">
      <w:rPr>
        <w:b/>
        <w:snapToGrid w:val="0"/>
      </w:rPr>
      <w:fldChar w:fldCharType="separate"/>
    </w:r>
    <w:r w:rsidR="00FB0BAA">
      <w:rPr>
        <w:b/>
        <w:noProof/>
        <w:snapToGrid w:val="0"/>
      </w:rPr>
      <w:t>10</w:t>
    </w:r>
    <w:r w:rsidRPr="006C36F4">
      <w:rPr>
        <w:b/>
        <w:snapToGrid w:val="0"/>
      </w:rPr>
      <w:fldChar w:fldCharType="end"/>
    </w:r>
    <w:r w:rsidRPr="006C36F4">
      <w:rPr>
        <w:b/>
        <w:snapToGrid w:val="0"/>
      </w:rPr>
      <w:t xml:space="preserve"> of </w:t>
    </w:r>
    <w:r w:rsidRPr="006C36F4">
      <w:rPr>
        <w:rStyle w:val="PageNumber"/>
        <w:b/>
      </w:rPr>
      <w:fldChar w:fldCharType="begin"/>
    </w:r>
    <w:r w:rsidRPr="006C36F4">
      <w:rPr>
        <w:rStyle w:val="PageNumber"/>
        <w:b/>
      </w:rPr>
      <w:instrText xml:space="preserve"> NUMPAGES </w:instrText>
    </w:r>
    <w:r w:rsidRPr="006C36F4">
      <w:rPr>
        <w:rStyle w:val="PageNumber"/>
        <w:b/>
      </w:rPr>
      <w:fldChar w:fldCharType="separate"/>
    </w:r>
    <w:r w:rsidR="00FB0BAA">
      <w:rPr>
        <w:rStyle w:val="PageNumber"/>
        <w:b/>
        <w:noProof/>
      </w:rPr>
      <w:t>10</w:t>
    </w:r>
    <w:r w:rsidRPr="006C36F4">
      <w:rPr>
        <w:rStyle w:val="PageNumber"/>
        <w:b/>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1DF3" w:rsidRDefault="00C31DF3">
    <w:pPr>
      <w:pStyle w:val="Footer"/>
    </w:pPr>
    <w:r>
      <w:t xml:space="preserve">Filename: </w:t>
    </w:r>
    <w:r>
      <w:rPr>
        <w:snapToGrid w:val="0"/>
      </w:rPr>
      <w:fldChar w:fldCharType="begin"/>
    </w:r>
    <w:r>
      <w:rPr>
        <w:snapToGrid w:val="0"/>
      </w:rPr>
      <w:instrText xml:space="preserve"> FILENAME </w:instrText>
    </w:r>
    <w:r>
      <w:rPr>
        <w:snapToGrid w:val="0"/>
      </w:rPr>
      <w:fldChar w:fldCharType="separate"/>
    </w:r>
    <w:r>
      <w:rPr>
        <w:noProof/>
        <w:snapToGrid w:val="0"/>
      </w:rPr>
      <w:t>P370S_Technology_Infrastructure.doc</w:t>
    </w:r>
    <w:r>
      <w:rPr>
        <w:snapToGrid w:val="0"/>
      </w:rPr>
      <w:fldChar w:fldCharType="end"/>
    </w:r>
    <w:r>
      <w:rPr>
        <w:snapToGrid w:val="0"/>
      </w:rPr>
      <w:br/>
    </w:r>
    <w:r>
      <w:t xml:space="preserve">Last Modified: </w:t>
    </w:r>
    <w:r>
      <w:fldChar w:fldCharType="begin"/>
    </w:r>
    <w:r>
      <w:instrText xml:space="preserve"> SAVEDATE  \@ "yyyy-MM-dd h:mm </w:instrText>
    </w:r>
    <w:r w:rsidRPr="001A3C96">
      <w:instrText>am/pm</w:instrText>
    </w:r>
    <w:r>
      <w:instrText xml:space="preserve">"  \* MERGEFORMAT </w:instrText>
    </w:r>
    <w:r>
      <w:fldChar w:fldCharType="separate"/>
    </w:r>
    <w:r>
      <w:rPr>
        <w:noProof/>
      </w:rPr>
      <w:t>2016-11-16 11:12 AM</w:t>
    </w:r>
    <w:r>
      <w:fldChar w:fldCharType="end"/>
    </w:r>
    <w:r>
      <w:tab/>
    </w:r>
    <w:r>
      <w:rPr>
        <w:snapToGrid w:val="0"/>
      </w:rPr>
      <w:t xml:space="preserve">Page </w:t>
    </w:r>
    <w:r>
      <w:rPr>
        <w:snapToGrid w:val="0"/>
      </w:rPr>
      <w:fldChar w:fldCharType="begin"/>
    </w:r>
    <w:r>
      <w:rPr>
        <w:snapToGrid w:val="0"/>
      </w:rPr>
      <w:instrText xml:space="preserve"> PAGE </w:instrText>
    </w:r>
    <w:r>
      <w:rPr>
        <w:snapToGrid w:val="0"/>
      </w:rPr>
      <w:fldChar w:fldCharType="separate"/>
    </w:r>
    <w:r>
      <w:rPr>
        <w:noProof/>
        <w:snapToGrid w:val="0"/>
      </w:rPr>
      <w:t>5</w:t>
    </w:r>
    <w:r>
      <w:rPr>
        <w:snapToGrid w:val="0"/>
      </w:rPr>
      <w:fldChar w:fldCharType="end"/>
    </w:r>
    <w:r>
      <w:rPr>
        <w:snapToGrid w:val="0"/>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5</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5EB6" w:rsidRDefault="00C65EB6">
      <w:r>
        <w:separator/>
      </w:r>
    </w:p>
  </w:footnote>
  <w:footnote w:type="continuationSeparator" w:id="0">
    <w:p w:rsidR="00C65EB6" w:rsidRDefault="00C65E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bottom w:val="single" w:sz="4" w:space="0" w:color="auto"/>
        <w:right w:val="single" w:sz="4" w:space="0" w:color="auto"/>
      </w:tblBorders>
      <w:tblLayout w:type="fixed"/>
      <w:tblLook w:val="0000" w:firstRow="0" w:lastRow="0" w:firstColumn="0" w:lastColumn="0" w:noHBand="0" w:noVBand="0"/>
    </w:tblPr>
    <w:tblGrid>
      <w:gridCol w:w="4431"/>
      <w:gridCol w:w="4431"/>
    </w:tblGrid>
    <w:tr w:rsidR="00C31DF3">
      <w:tc>
        <w:tcPr>
          <w:tcW w:w="4431" w:type="dxa"/>
        </w:tcPr>
        <w:p w:rsidR="00C31DF3" w:rsidRDefault="00C31DF3">
          <w:pPr>
            <w:pStyle w:val="Header1"/>
          </w:pPr>
          <w:fldSimple w:instr=" KEYWORDS  \* MERGEFORMAT ">
            <w:r>
              <w:t>Project Name</w:t>
            </w:r>
          </w:fldSimple>
        </w:p>
      </w:tc>
      <w:tc>
        <w:tcPr>
          <w:tcW w:w="4431" w:type="dxa"/>
        </w:tcPr>
        <w:p w:rsidR="00C31DF3" w:rsidRDefault="00C31DF3">
          <w:pPr>
            <w:pStyle w:val="Header"/>
          </w:pPr>
          <w:fldSimple w:instr=" SUBJECT  \* MERGEFORMAT ">
            <w:r>
              <w:t>P370S</w:t>
            </w:r>
          </w:fldSimple>
          <w:r>
            <w:t xml:space="preserve"> </w:t>
          </w:r>
          <w:fldSimple w:instr=" TITLE  \* MERGEFORMAT ">
            <w:r>
              <w:t>Technology Infrastructure</w:t>
            </w:r>
          </w:fldSimple>
        </w:p>
      </w:tc>
    </w:tr>
  </w:tbl>
  <w:p w:rsidR="00C31DF3" w:rsidRDefault="00C31DF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1DF3" w:rsidRDefault="00C31DF3" w:rsidP="008C40F0">
    <w:pPr>
      <w:pStyle w:val="Header"/>
      <w:tabs>
        <w:tab w:val="clear" w:pos="8640"/>
        <w:tab w:val="right" w:pos="9360"/>
      </w:tabs>
      <w:jc w:val="center"/>
    </w:pPr>
    <w:r>
      <w:rPr>
        <w:noProof/>
        <w:lang w:eastAsia="en-US"/>
      </w:rPr>
      <w:drawing>
        <wp:inline distT="0" distB="0" distL="0" distR="0">
          <wp:extent cx="1256030" cy="278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6030" cy="27813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bottom w:val="single" w:sz="4" w:space="0" w:color="auto"/>
      </w:tblBorders>
      <w:tblLayout w:type="fixed"/>
      <w:tblLook w:val="0000" w:firstRow="0" w:lastRow="0" w:firstColumn="0" w:lastColumn="0" w:noHBand="0" w:noVBand="0"/>
    </w:tblPr>
    <w:tblGrid>
      <w:gridCol w:w="4431"/>
      <w:gridCol w:w="5037"/>
    </w:tblGrid>
    <w:tr w:rsidR="00C31DF3" w:rsidTr="007B4173">
      <w:tc>
        <w:tcPr>
          <w:tcW w:w="4431" w:type="dxa"/>
        </w:tcPr>
        <w:p w:rsidR="00C31DF3" w:rsidRDefault="00C31DF3">
          <w:pPr>
            <w:pStyle w:val="Header1"/>
          </w:pPr>
          <w:fldSimple w:instr=" KEYWORDS  \* MERGEFORMAT ">
            <w:r>
              <w:t>Project Name</w:t>
            </w:r>
          </w:fldSimple>
        </w:p>
      </w:tc>
      <w:tc>
        <w:tcPr>
          <w:tcW w:w="5037" w:type="dxa"/>
        </w:tcPr>
        <w:p w:rsidR="00C31DF3" w:rsidRDefault="00C31DF3">
          <w:pPr>
            <w:pStyle w:val="Header"/>
          </w:pPr>
          <w:fldSimple w:instr=" SUBJECT  \* MERGEFORMAT ">
            <w:r>
              <w:t>P370S</w:t>
            </w:r>
          </w:fldSimple>
          <w:r>
            <w:t xml:space="preserve"> </w:t>
          </w:r>
          <w:fldSimple w:instr=" TITLE  \* MERGEFORMAT ">
            <w:r>
              <w:t>Technology Infrastructure</w:t>
            </w:r>
          </w:fldSimple>
        </w:p>
      </w:tc>
    </w:tr>
  </w:tbl>
  <w:p w:rsidR="00C31DF3" w:rsidRDefault="00C31DF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bottom w:val="single" w:sz="4" w:space="0" w:color="auto"/>
      </w:tblBorders>
      <w:tblLayout w:type="fixed"/>
      <w:tblLook w:val="0000" w:firstRow="0" w:lastRow="0" w:firstColumn="0" w:lastColumn="0" w:noHBand="0" w:noVBand="0"/>
    </w:tblPr>
    <w:tblGrid>
      <w:gridCol w:w="4431"/>
      <w:gridCol w:w="5037"/>
    </w:tblGrid>
    <w:tr w:rsidR="00C31DF3" w:rsidTr="007B4173">
      <w:tc>
        <w:tcPr>
          <w:tcW w:w="4431" w:type="dxa"/>
        </w:tcPr>
        <w:p w:rsidR="00C31DF3" w:rsidRPr="00E64A32" w:rsidRDefault="00C31DF3" w:rsidP="00E64A32">
          <w:pPr>
            <w:pStyle w:val="Header1"/>
          </w:pPr>
          <w:fldSimple w:instr=" KEYWORDS  \* MERGEFORMAT ">
            <w:r>
              <w:t>Project Name</w:t>
            </w:r>
          </w:fldSimple>
        </w:p>
      </w:tc>
      <w:tc>
        <w:tcPr>
          <w:tcW w:w="5037" w:type="dxa"/>
        </w:tcPr>
        <w:p w:rsidR="00C31DF3" w:rsidRPr="00E64A32" w:rsidRDefault="00C31DF3" w:rsidP="00E64A32">
          <w:pPr>
            <w:pStyle w:val="Header"/>
          </w:pPr>
          <w:fldSimple w:instr=" SUBJECT  \* MERGEFORMAT ">
            <w:r>
              <w:t>P370S</w:t>
            </w:r>
          </w:fldSimple>
          <w:r w:rsidRPr="00E64A32">
            <w:t xml:space="preserve"> </w:t>
          </w:r>
          <w:fldSimple w:instr=" TITLE  \* MERGEFORMAT ">
            <w:r>
              <w:t>Technology Infrastructure</w:t>
            </w:r>
          </w:fldSimple>
        </w:p>
      </w:tc>
    </w:tr>
  </w:tbl>
  <w:p w:rsidR="00C31DF3" w:rsidRDefault="00C31DF3">
    <w:pPr>
      <w:pStyle w:val="Heade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E496E86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8974BC6"/>
    <w:multiLevelType w:val="hybridMultilevel"/>
    <w:tmpl w:val="529225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314437"/>
    <w:multiLevelType w:val="hybridMultilevel"/>
    <w:tmpl w:val="480C7A16"/>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3" w15:restartNumberingAfterBreak="0">
    <w:nsid w:val="2596229E"/>
    <w:multiLevelType w:val="multilevel"/>
    <w:tmpl w:val="A482B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B21917"/>
    <w:multiLevelType w:val="hybridMultilevel"/>
    <w:tmpl w:val="748A534E"/>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5" w15:restartNumberingAfterBreak="0">
    <w:nsid w:val="3809708F"/>
    <w:multiLevelType w:val="hybridMultilevel"/>
    <w:tmpl w:val="CAA2437C"/>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6" w15:restartNumberingAfterBreak="0">
    <w:nsid w:val="38A4246C"/>
    <w:multiLevelType w:val="hybridMultilevel"/>
    <w:tmpl w:val="EBA6D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805B71"/>
    <w:multiLevelType w:val="multilevel"/>
    <w:tmpl w:val="8E805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634700"/>
    <w:multiLevelType w:val="hybridMultilevel"/>
    <w:tmpl w:val="16F28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446267"/>
    <w:multiLevelType w:val="multilevel"/>
    <w:tmpl w:val="A0EE6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0D2F47"/>
    <w:multiLevelType w:val="singleLevel"/>
    <w:tmpl w:val="7444DA40"/>
    <w:lvl w:ilvl="0">
      <w:start w:val="1"/>
      <w:numFmt w:val="bullet"/>
      <w:pStyle w:val="Table-Bullets"/>
      <w:lvlText w:val=""/>
      <w:lvlJc w:val="left"/>
      <w:pPr>
        <w:tabs>
          <w:tab w:val="num" w:pos="360"/>
        </w:tabs>
        <w:ind w:left="360" w:hanging="360"/>
      </w:pPr>
      <w:rPr>
        <w:rFonts w:ascii="Symbol" w:hAnsi="Symbol" w:hint="default"/>
      </w:rPr>
    </w:lvl>
  </w:abstractNum>
  <w:abstractNum w:abstractNumId="11" w15:restartNumberingAfterBreak="0">
    <w:nsid w:val="4F5003EE"/>
    <w:multiLevelType w:val="multilevel"/>
    <w:tmpl w:val="E1A657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9C17A7"/>
    <w:multiLevelType w:val="hybridMultilevel"/>
    <w:tmpl w:val="2DC8BDA6"/>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3" w15:restartNumberingAfterBreak="0">
    <w:nsid w:val="5374556E"/>
    <w:multiLevelType w:val="hybridMultilevel"/>
    <w:tmpl w:val="4EBA96BE"/>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4" w15:restartNumberingAfterBreak="0">
    <w:nsid w:val="54C965C9"/>
    <w:multiLevelType w:val="multilevel"/>
    <w:tmpl w:val="4EBAA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9106DF"/>
    <w:multiLevelType w:val="hybridMultilevel"/>
    <w:tmpl w:val="9B3CFDBE"/>
    <w:lvl w:ilvl="0" w:tplc="04090001">
      <w:start w:val="1"/>
      <w:numFmt w:val="bullet"/>
      <w:lvlText w:val=""/>
      <w:lvlJc w:val="left"/>
      <w:pPr>
        <w:ind w:left="1627" w:hanging="360"/>
      </w:pPr>
      <w:rPr>
        <w:rFonts w:ascii="Symbol" w:hAnsi="Symbol" w:hint="default"/>
      </w:rPr>
    </w:lvl>
    <w:lvl w:ilvl="1" w:tplc="E68882FA">
      <w:numFmt w:val="bullet"/>
      <w:lvlText w:val="-"/>
      <w:lvlJc w:val="left"/>
      <w:pPr>
        <w:ind w:left="2347" w:hanging="360"/>
      </w:pPr>
      <w:rPr>
        <w:rFonts w:ascii="Times New Roman" w:eastAsia="Calibri" w:hAnsi="Times New Roman" w:cs="Times New Roman"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6" w15:restartNumberingAfterBreak="0">
    <w:nsid w:val="5BED6504"/>
    <w:multiLevelType w:val="hybridMultilevel"/>
    <w:tmpl w:val="428C450E"/>
    <w:lvl w:ilvl="0" w:tplc="968E3E02">
      <w:start w:val="1"/>
      <w:numFmt w:val="decimal"/>
      <w:lvlText w:val="%1."/>
      <w:lvlJc w:val="left"/>
      <w:pPr>
        <w:ind w:left="1267" w:hanging="360"/>
      </w:pPr>
      <w:rPr>
        <w:rFonts w:hint="default"/>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7" w15:restartNumberingAfterBreak="0">
    <w:nsid w:val="6062681A"/>
    <w:multiLevelType w:val="hybridMultilevel"/>
    <w:tmpl w:val="1632CD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8DA4C7F"/>
    <w:multiLevelType w:val="singleLevel"/>
    <w:tmpl w:val="7520E0FA"/>
    <w:lvl w:ilvl="0">
      <w:start w:val="1"/>
      <w:numFmt w:val="decimal"/>
      <w:lvlText w:val="%1."/>
      <w:lvlJc w:val="left"/>
      <w:pPr>
        <w:tabs>
          <w:tab w:val="num" w:pos="360"/>
        </w:tabs>
        <w:ind w:left="360" w:hanging="360"/>
      </w:pPr>
      <w:rPr>
        <w:rFonts w:hint="default"/>
      </w:rPr>
    </w:lvl>
  </w:abstractNum>
  <w:abstractNum w:abstractNumId="19" w15:restartNumberingAfterBreak="0">
    <w:nsid w:val="78AF12ED"/>
    <w:multiLevelType w:val="multilevel"/>
    <w:tmpl w:val="65B2F6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8"/>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10"/>
  </w:num>
  <w:num w:numId="21">
    <w:abstractNumId w:val="4"/>
  </w:num>
  <w:num w:numId="22">
    <w:abstractNumId w:val="19"/>
  </w:num>
  <w:num w:numId="23">
    <w:abstractNumId w:val="7"/>
  </w:num>
  <w:num w:numId="24">
    <w:abstractNumId w:val="3"/>
  </w:num>
  <w:num w:numId="25">
    <w:abstractNumId w:val="9"/>
  </w:num>
  <w:num w:numId="26">
    <w:abstractNumId w:val="9"/>
    <w:lvlOverride w:ilvl="0">
      <w:lvl w:ilvl="0">
        <w:numFmt w:val="decimal"/>
        <w:lvlText w:val=""/>
        <w:lvlJc w:val="left"/>
      </w:lvl>
    </w:lvlOverride>
    <w:lvlOverride w:ilvl="1">
      <w:lvl w:ilvl="1">
        <w:numFmt w:val="decimal"/>
        <w:lvlText w:val=""/>
        <w:lvlJc w:val="left"/>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7">
    <w:abstractNumId w:val="9"/>
    <w:lvlOverride w:ilvl="0">
      <w:lvl w:ilvl="0">
        <w:numFmt w:val="decimal"/>
        <w:lvlText w:val=""/>
        <w:lvlJc w:val="left"/>
      </w:lvl>
    </w:lvlOverride>
    <w:lvlOverride w:ilvl="1">
      <w:lvl w:ilvl="1">
        <w:numFmt w:val="decimal"/>
        <w:lvlText w:val=""/>
        <w:lvlJc w:val="left"/>
      </w:lvl>
    </w:lvlOverride>
    <w:lvlOverride w:ilvl="2">
      <w:lvl w:ilvl="2">
        <w:start w:val="1"/>
        <w:numFmt w:val="bullet"/>
        <w:lvlText w:val=""/>
        <w:lvlJc w:val="left"/>
        <w:pPr>
          <w:tabs>
            <w:tab w:val="num" w:pos="2160"/>
          </w:tabs>
          <w:ind w:left="2160" w:hanging="360"/>
        </w:pPr>
        <w:rPr>
          <w:rFonts w:ascii="Symbol" w:hAnsi="Symbol" w:hint="default"/>
          <w:sz w:val="20"/>
        </w:rPr>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8">
    <w:abstractNumId w:val="11"/>
  </w:num>
  <w:num w:numId="29">
    <w:abstractNumId w:val="14"/>
  </w:num>
  <w:num w:numId="30">
    <w:abstractNumId w:val="8"/>
  </w:num>
  <w:num w:numId="31">
    <w:abstractNumId w:val="1"/>
  </w:num>
  <w:num w:numId="32">
    <w:abstractNumId w:val="6"/>
  </w:num>
  <w:num w:numId="33">
    <w:abstractNumId w:val="17"/>
  </w:num>
  <w:num w:numId="34">
    <w:abstractNumId w:val="16"/>
  </w:num>
  <w:num w:numId="35">
    <w:abstractNumId w:val="15"/>
  </w:num>
  <w:num w:numId="36">
    <w:abstractNumId w:val="12"/>
  </w:num>
  <w:num w:numId="37">
    <w:abstractNumId w:val="13"/>
  </w:num>
  <w:num w:numId="38">
    <w:abstractNumId w:val="5"/>
  </w:num>
  <w:num w:numId="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F42"/>
    <w:rsid w:val="00014E1C"/>
    <w:rsid w:val="00077F42"/>
    <w:rsid w:val="000F28FE"/>
    <w:rsid w:val="00152C3B"/>
    <w:rsid w:val="001A3C96"/>
    <w:rsid w:val="001A4F78"/>
    <w:rsid w:val="002B67FE"/>
    <w:rsid w:val="002C035B"/>
    <w:rsid w:val="003157EB"/>
    <w:rsid w:val="00392F5D"/>
    <w:rsid w:val="00412D4C"/>
    <w:rsid w:val="0046727C"/>
    <w:rsid w:val="00484227"/>
    <w:rsid w:val="005004C7"/>
    <w:rsid w:val="00534092"/>
    <w:rsid w:val="005A5A9A"/>
    <w:rsid w:val="005E0EE4"/>
    <w:rsid w:val="005F215E"/>
    <w:rsid w:val="005F27EE"/>
    <w:rsid w:val="00611D2B"/>
    <w:rsid w:val="00641398"/>
    <w:rsid w:val="00660BDF"/>
    <w:rsid w:val="006B3B18"/>
    <w:rsid w:val="006C36F4"/>
    <w:rsid w:val="006D2C8E"/>
    <w:rsid w:val="006E002F"/>
    <w:rsid w:val="006E3E35"/>
    <w:rsid w:val="00745ACA"/>
    <w:rsid w:val="00756E92"/>
    <w:rsid w:val="00761521"/>
    <w:rsid w:val="007B4173"/>
    <w:rsid w:val="007C666F"/>
    <w:rsid w:val="007F1FC1"/>
    <w:rsid w:val="00873EFF"/>
    <w:rsid w:val="00897622"/>
    <w:rsid w:val="008C40F0"/>
    <w:rsid w:val="008D48B4"/>
    <w:rsid w:val="009015DC"/>
    <w:rsid w:val="0090353C"/>
    <w:rsid w:val="00921902"/>
    <w:rsid w:val="00936E66"/>
    <w:rsid w:val="00943D3D"/>
    <w:rsid w:val="009A3296"/>
    <w:rsid w:val="009B7467"/>
    <w:rsid w:val="009D7AA2"/>
    <w:rsid w:val="00A06523"/>
    <w:rsid w:val="00A314D9"/>
    <w:rsid w:val="00A604DC"/>
    <w:rsid w:val="00A81FD3"/>
    <w:rsid w:val="00AE623C"/>
    <w:rsid w:val="00AE72A7"/>
    <w:rsid w:val="00AF5A15"/>
    <w:rsid w:val="00B17AA9"/>
    <w:rsid w:val="00B6013B"/>
    <w:rsid w:val="00B71C81"/>
    <w:rsid w:val="00B72DEE"/>
    <w:rsid w:val="00BC6128"/>
    <w:rsid w:val="00BD28C0"/>
    <w:rsid w:val="00BE7111"/>
    <w:rsid w:val="00C03191"/>
    <w:rsid w:val="00C2577E"/>
    <w:rsid w:val="00C31DF3"/>
    <w:rsid w:val="00C65EB6"/>
    <w:rsid w:val="00C942BD"/>
    <w:rsid w:val="00CA5DB3"/>
    <w:rsid w:val="00D4364C"/>
    <w:rsid w:val="00DE7414"/>
    <w:rsid w:val="00DF3983"/>
    <w:rsid w:val="00E64A32"/>
    <w:rsid w:val="00EC027D"/>
    <w:rsid w:val="00EC3BA9"/>
    <w:rsid w:val="00F21D08"/>
    <w:rsid w:val="00F32683"/>
    <w:rsid w:val="00F7079A"/>
    <w:rsid w:val="00F93234"/>
    <w:rsid w:val="00F96F79"/>
    <w:rsid w:val="00FB0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F1CEBA1-6257-4295-B3A6-B6B7FCF5B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9" w:qFormat="1"/>
    <w:lsdException w:name="heading 2" w:qFormat="1"/>
    <w:lsdException w:name="heading 3" w:uiPriority="9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Body Text" w:uiPriority="99"/>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364C"/>
    <w:rPr>
      <w:sz w:val="24"/>
      <w:lang w:eastAsia="ja-JP"/>
    </w:rPr>
  </w:style>
  <w:style w:type="paragraph" w:styleId="Heading1">
    <w:name w:val="heading 1"/>
    <w:basedOn w:val="Normal"/>
    <w:next w:val="BodyText"/>
    <w:link w:val="Heading1Char"/>
    <w:uiPriority w:val="99"/>
    <w:qFormat/>
    <w:pPr>
      <w:pageBreakBefore/>
      <w:numPr>
        <w:numId w:val="11"/>
      </w:numPr>
      <w:spacing w:before="240" w:after="120"/>
      <w:ind w:left="907" w:hanging="907"/>
      <w:outlineLvl w:val="0"/>
    </w:pPr>
    <w:rPr>
      <w:rFonts w:ascii="Arial" w:hAnsi="Arial"/>
      <w:b/>
      <w:kern w:val="28"/>
      <w:sz w:val="28"/>
    </w:rPr>
  </w:style>
  <w:style w:type="paragraph" w:styleId="Heading2">
    <w:name w:val="heading 2"/>
    <w:basedOn w:val="Normal"/>
    <w:next w:val="BodyText"/>
    <w:link w:val="Heading2Char"/>
    <w:uiPriority w:val="99"/>
    <w:qFormat/>
    <w:pPr>
      <w:keepNext/>
      <w:numPr>
        <w:ilvl w:val="1"/>
        <w:numId w:val="12"/>
      </w:numPr>
      <w:spacing w:before="240" w:after="120"/>
      <w:ind w:left="907" w:hanging="907"/>
      <w:outlineLvl w:val="1"/>
    </w:pPr>
    <w:rPr>
      <w:rFonts w:ascii="Arial" w:hAnsi="Arial"/>
      <w:b/>
      <w:sz w:val="26"/>
    </w:rPr>
  </w:style>
  <w:style w:type="paragraph" w:styleId="Heading3">
    <w:name w:val="heading 3"/>
    <w:basedOn w:val="Normal"/>
    <w:next w:val="BodyText"/>
    <w:uiPriority w:val="99"/>
    <w:qFormat/>
    <w:pPr>
      <w:keepNext/>
      <w:numPr>
        <w:ilvl w:val="2"/>
        <w:numId w:val="13"/>
      </w:numPr>
      <w:spacing w:before="240" w:after="120"/>
      <w:ind w:left="907" w:hanging="907"/>
      <w:outlineLvl w:val="2"/>
    </w:pPr>
    <w:rPr>
      <w:rFonts w:ascii="Arial" w:hAnsi="Arial"/>
      <w:b/>
    </w:rPr>
  </w:style>
  <w:style w:type="paragraph" w:styleId="Heading4">
    <w:name w:val="heading 4"/>
    <w:basedOn w:val="Normal"/>
    <w:next w:val="BodyText"/>
    <w:qFormat/>
    <w:pPr>
      <w:keepNext/>
      <w:numPr>
        <w:ilvl w:val="3"/>
        <w:numId w:val="14"/>
      </w:numPr>
      <w:spacing w:before="240" w:after="120"/>
      <w:ind w:left="907" w:hanging="907"/>
      <w:outlineLvl w:val="3"/>
    </w:pPr>
    <w:rPr>
      <w:rFonts w:ascii="Arial" w:hAnsi="Arial"/>
      <w:b/>
      <w:sz w:val="22"/>
    </w:rPr>
  </w:style>
  <w:style w:type="paragraph" w:styleId="Heading5">
    <w:name w:val="heading 5"/>
    <w:basedOn w:val="Normal"/>
    <w:next w:val="BodyText"/>
    <w:qFormat/>
    <w:pPr>
      <w:keepNext/>
      <w:numPr>
        <w:ilvl w:val="4"/>
        <w:numId w:val="15"/>
      </w:numPr>
      <w:spacing w:before="240" w:after="120"/>
      <w:ind w:left="907" w:hanging="907"/>
      <w:outlineLvl w:val="4"/>
    </w:pPr>
    <w:rPr>
      <w:rFonts w:ascii="Arial" w:hAnsi="Arial"/>
      <w:b/>
    </w:rPr>
  </w:style>
  <w:style w:type="paragraph" w:styleId="Heading6">
    <w:name w:val="heading 6"/>
    <w:basedOn w:val="Normal"/>
    <w:next w:val="BodyText"/>
    <w:qFormat/>
    <w:pPr>
      <w:keepNext/>
      <w:numPr>
        <w:ilvl w:val="5"/>
        <w:numId w:val="16"/>
      </w:numPr>
      <w:spacing w:before="160" w:after="80"/>
      <w:ind w:left="2074" w:hanging="1152"/>
      <w:outlineLvl w:val="5"/>
    </w:pPr>
    <w:rPr>
      <w:rFonts w:ascii="Arial" w:hAnsi="Arial"/>
    </w:rPr>
  </w:style>
  <w:style w:type="paragraph" w:styleId="Heading7">
    <w:name w:val="heading 7"/>
    <w:basedOn w:val="Normal"/>
    <w:next w:val="BodyText"/>
    <w:qFormat/>
    <w:pPr>
      <w:keepNext/>
      <w:numPr>
        <w:ilvl w:val="6"/>
        <w:numId w:val="17"/>
      </w:numPr>
      <w:spacing w:before="160" w:after="80"/>
      <w:ind w:left="1988" w:hanging="1066"/>
      <w:outlineLvl w:val="6"/>
    </w:pPr>
    <w:rPr>
      <w:rFonts w:ascii="Arial" w:hAnsi="Arial"/>
      <w:b/>
      <w:sz w:val="18"/>
    </w:rPr>
  </w:style>
  <w:style w:type="paragraph" w:styleId="Heading8">
    <w:name w:val="heading 8"/>
    <w:basedOn w:val="Normal"/>
    <w:next w:val="BodyText"/>
    <w:qFormat/>
    <w:pPr>
      <w:keepNext/>
      <w:numPr>
        <w:ilvl w:val="7"/>
        <w:numId w:val="18"/>
      </w:numPr>
      <w:spacing w:before="160" w:after="80"/>
      <w:ind w:left="2347" w:hanging="1440"/>
      <w:outlineLvl w:val="7"/>
    </w:pPr>
    <w:rPr>
      <w:rFonts w:ascii="Arial" w:hAnsi="Arial"/>
      <w:b/>
      <w:sz w:val="18"/>
    </w:rPr>
  </w:style>
  <w:style w:type="paragraph" w:styleId="Heading9">
    <w:name w:val="heading 9"/>
    <w:basedOn w:val="Normal"/>
    <w:next w:val="BodyText"/>
    <w:qFormat/>
    <w:pPr>
      <w:keepNext/>
      <w:numPr>
        <w:ilvl w:val="8"/>
        <w:numId w:val="19"/>
      </w:numPr>
      <w:spacing w:before="160" w:after="80"/>
      <w:ind w:left="2347" w:hanging="1440"/>
      <w:outlineLvl w:val="8"/>
    </w:pPr>
    <w:rPr>
      <w:rFonts w:ascii="Arial" w:hAnsi="Arial"/>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
    <w:name w:val="Appendix"/>
    <w:basedOn w:val="Normal"/>
    <w:next w:val="BodyText"/>
    <w:pPr>
      <w:pageBreakBefore/>
      <w:spacing w:before="240" w:after="120"/>
    </w:pPr>
    <w:rPr>
      <w:rFonts w:ascii="Arial" w:hAnsi="Arial"/>
      <w:b/>
      <w:sz w:val="28"/>
    </w:rPr>
  </w:style>
  <w:style w:type="paragraph" w:styleId="BodyText">
    <w:name w:val="Body Text"/>
    <w:basedOn w:val="Normal"/>
    <w:link w:val="BodyTextChar"/>
    <w:uiPriority w:val="99"/>
    <w:pPr>
      <w:spacing w:after="120"/>
      <w:ind w:left="907"/>
    </w:pPr>
  </w:style>
  <w:style w:type="paragraph" w:customStyle="1" w:styleId="Company">
    <w:name w:val="Company"/>
    <w:basedOn w:val="Normal"/>
    <w:pPr>
      <w:pBdr>
        <w:bottom w:val="single" w:sz="6" w:space="1" w:color="auto"/>
      </w:pBdr>
    </w:pPr>
    <w:rPr>
      <w:b/>
      <w:sz w:val="40"/>
    </w:rPr>
  </w:style>
  <w:style w:type="paragraph" w:customStyle="1" w:styleId="Deliverable">
    <w:name w:val="Deliverable"/>
    <w:basedOn w:val="Normal"/>
    <w:pPr>
      <w:pBdr>
        <w:top w:val="single" w:sz="18" w:space="1" w:color="auto"/>
      </w:pBdr>
      <w:spacing w:before="1000" w:after="240"/>
      <w:ind w:left="2549"/>
      <w:jc w:val="right"/>
    </w:pPr>
    <w:rPr>
      <w:b/>
      <w:sz w:val="28"/>
    </w:rPr>
  </w:style>
  <w:style w:type="paragraph" w:styleId="Footer">
    <w:name w:val="footer"/>
    <w:basedOn w:val="Normal"/>
    <w:rsid w:val="00F93234"/>
    <w:pPr>
      <w:pBdr>
        <w:top w:val="single" w:sz="4" w:space="2" w:color="auto"/>
      </w:pBdr>
      <w:tabs>
        <w:tab w:val="right" w:pos="9360"/>
      </w:tabs>
      <w:spacing w:before="80"/>
    </w:pPr>
    <w:rPr>
      <w:sz w:val="20"/>
    </w:rPr>
  </w:style>
  <w:style w:type="paragraph" w:styleId="Header">
    <w:name w:val="header"/>
    <w:basedOn w:val="Normal"/>
    <w:rsid w:val="00E64A32"/>
    <w:pPr>
      <w:tabs>
        <w:tab w:val="right" w:pos="8640"/>
      </w:tabs>
      <w:spacing w:before="40" w:after="40"/>
      <w:jc w:val="right"/>
    </w:pPr>
    <w:rPr>
      <w:i/>
      <w:sz w:val="20"/>
    </w:rPr>
  </w:style>
  <w:style w:type="character" w:styleId="PageNumber">
    <w:name w:val="page number"/>
    <w:basedOn w:val="DefaultParagraphFont"/>
  </w:style>
  <w:style w:type="paragraph" w:customStyle="1" w:styleId="Phase">
    <w:name w:val="Phase"/>
    <w:basedOn w:val="Normal"/>
    <w:pPr>
      <w:spacing w:before="120" w:after="120"/>
    </w:pPr>
    <w:rPr>
      <w:rFonts w:ascii="Arial" w:hAnsi="Arial"/>
      <w:i/>
    </w:rPr>
  </w:style>
  <w:style w:type="paragraph" w:customStyle="1" w:styleId="Project">
    <w:name w:val="Project"/>
    <w:basedOn w:val="Normal"/>
    <w:pPr>
      <w:spacing w:before="120" w:after="120" w:line="400" w:lineRule="exact"/>
    </w:pPr>
    <w:rPr>
      <w:rFonts w:ascii="Arial" w:hAnsi="Arial"/>
      <w:b/>
      <w:sz w:val="32"/>
    </w:rPr>
  </w:style>
  <w:style w:type="paragraph" w:customStyle="1" w:styleId="SuggestedContent">
    <w:name w:val="Suggested Content"/>
    <w:basedOn w:val="Normal"/>
    <w:next w:val="BodyText"/>
    <w:uiPriority w:val="99"/>
    <w:pPr>
      <w:pBdr>
        <w:top w:val="single" w:sz="6" w:space="1" w:color="800000"/>
        <w:left w:val="single" w:sz="6" w:space="1" w:color="800000"/>
        <w:bottom w:val="single" w:sz="6" w:space="1" w:color="800000"/>
        <w:right w:val="single" w:sz="6" w:space="1" w:color="800000"/>
      </w:pBdr>
      <w:spacing w:before="60" w:after="60"/>
      <w:ind w:left="900"/>
    </w:pPr>
    <w:rPr>
      <w:color w:val="800000"/>
    </w:rPr>
  </w:style>
  <w:style w:type="paragraph" w:styleId="TOC1">
    <w:name w:val="toc 1"/>
    <w:basedOn w:val="Normal"/>
    <w:next w:val="Normal"/>
    <w:autoRedefine/>
    <w:uiPriority w:val="39"/>
    <w:rsid w:val="00D4364C"/>
    <w:pPr>
      <w:tabs>
        <w:tab w:val="left" w:pos="360"/>
        <w:tab w:val="right" w:leader="dot" w:pos="9360"/>
      </w:tabs>
      <w:spacing w:before="80" w:after="40"/>
      <w:ind w:left="360" w:right="720" w:hanging="360"/>
    </w:pPr>
    <w:rPr>
      <w:noProof/>
    </w:rPr>
  </w:style>
  <w:style w:type="paragraph" w:styleId="TOC2">
    <w:name w:val="toc 2"/>
    <w:basedOn w:val="Normal"/>
    <w:next w:val="Normal"/>
    <w:autoRedefine/>
    <w:uiPriority w:val="39"/>
    <w:rsid w:val="00D4364C"/>
    <w:pPr>
      <w:tabs>
        <w:tab w:val="left" w:pos="720"/>
        <w:tab w:val="right" w:leader="dot" w:pos="9360"/>
      </w:tabs>
      <w:ind w:left="720" w:right="720" w:hanging="360"/>
    </w:pPr>
    <w:rPr>
      <w:noProof/>
    </w:rPr>
  </w:style>
  <w:style w:type="paragraph" w:styleId="TOC3">
    <w:name w:val="toc 3"/>
    <w:basedOn w:val="Normal"/>
    <w:next w:val="Normal"/>
    <w:autoRedefine/>
    <w:semiHidden/>
    <w:rsid w:val="00D4364C"/>
    <w:pPr>
      <w:tabs>
        <w:tab w:val="right" w:leader="dot" w:pos="9360"/>
      </w:tabs>
      <w:ind w:left="1260" w:right="720" w:hanging="540"/>
    </w:pPr>
  </w:style>
  <w:style w:type="paragraph" w:styleId="TOC4">
    <w:name w:val="toc 4"/>
    <w:basedOn w:val="Normal"/>
    <w:next w:val="Normal"/>
    <w:autoRedefine/>
    <w:semiHidden/>
    <w:rsid w:val="00D4364C"/>
    <w:pPr>
      <w:tabs>
        <w:tab w:val="right" w:leader="dot" w:pos="9360"/>
      </w:tabs>
      <w:ind w:left="1980" w:right="720" w:hanging="720"/>
    </w:pPr>
    <w:rPr>
      <w:noProof/>
    </w:rPr>
  </w:style>
  <w:style w:type="paragraph" w:styleId="TOC5">
    <w:name w:val="toc 5"/>
    <w:basedOn w:val="Normal"/>
    <w:next w:val="Normal"/>
    <w:autoRedefine/>
    <w:semiHidden/>
    <w:rsid w:val="00D4364C"/>
    <w:pPr>
      <w:tabs>
        <w:tab w:val="right" w:leader="dot" w:pos="9360"/>
      </w:tabs>
      <w:ind w:left="2880" w:right="720" w:hanging="900"/>
    </w:pPr>
    <w:rPr>
      <w:noProof/>
    </w:rPr>
  </w:style>
  <w:style w:type="paragraph" w:styleId="TOC6">
    <w:name w:val="toc 6"/>
    <w:basedOn w:val="TOC5"/>
    <w:next w:val="Normal"/>
    <w:autoRedefine/>
    <w:semiHidden/>
    <w:rsid w:val="00D4364C"/>
    <w:pPr>
      <w:tabs>
        <w:tab w:val="left" w:pos="2880"/>
      </w:tabs>
    </w:pPr>
  </w:style>
  <w:style w:type="paragraph" w:styleId="TOC7">
    <w:name w:val="toc 7"/>
    <w:basedOn w:val="TOC5"/>
    <w:next w:val="Normal"/>
    <w:autoRedefine/>
    <w:semiHidden/>
    <w:rsid w:val="00D4364C"/>
    <w:pPr>
      <w:tabs>
        <w:tab w:val="left" w:pos="2880"/>
      </w:tabs>
      <w:ind w:left="3420" w:hanging="1440"/>
    </w:pPr>
  </w:style>
  <w:style w:type="paragraph" w:styleId="TOC8">
    <w:name w:val="toc 8"/>
    <w:basedOn w:val="TOC5"/>
    <w:next w:val="Normal"/>
    <w:autoRedefine/>
    <w:semiHidden/>
    <w:pPr>
      <w:ind w:left="3420" w:hanging="1440"/>
    </w:pPr>
  </w:style>
  <w:style w:type="paragraph" w:styleId="TOC9">
    <w:name w:val="toc 9"/>
    <w:basedOn w:val="TOC5"/>
    <w:next w:val="Normal"/>
    <w:autoRedefine/>
    <w:semiHidden/>
    <w:pPr>
      <w:ind w:left="3420" w:hanging="1440"/>
    </w:pPr>
  </w:style>
  <w:style w:type="paragraph" w:customStyle="1" w:styleId="Topic">
    <w:name w:val="Topic"/>
    <w:basedOn w:val="Normal"/>
    <w:next w:val="BodyText"/>
    <w:pPr>
      <w:keepNext/>
      <w:spacing w:before="240" w:after="120"/>
      <w:ind w:left="907"/>
    </w:pPr>
    <w:rPr>
      <w:rFonts w:ascii="Arial" w:hAnsi="Arial"/>
      <w:b/>
    </w:rPr>
  </w:style>
  <w:style w:type="paragraph" w:customStyle="1" w:styleId="TToc">
    <w:name w:val="TToc"/>
    <w:basedOn w:val="Normal"/>
    <w:pPr>
      <w:pageBreakBefore/>
      <w:spacing w:after="720"/>
      <w:jc w:val="center"/>
    </w:pPr>
    <w:rPr>
      <w:b/>
      <w:sz w:val="28"/>
    </w:rPr>
  </w:style>
  <w:style w:type="paragraph" w:styleId="FootnoteText">
    <w:name w:val="footnote text"/>
    <w:basedOn w:val="Normal"/>
    <w:semiHidden/>
    <w:pPr>
      <w:ind w:left="360" w:hanging="360"/>
    </w:pPr>
    <w:rPr>
      <w:sz w:val="18"/>
    </w:rPr>
  </w:style>
  <w:style w:type="character" w:styleId="FootnoteReference">
    <w:name w:val="footnote reference"/>
    <w:semiHidden/>
    <w:rPr>
      <w:vertAlign w:val="superscript"/>
    </w:rPr>
  </w:style>
  <w:style w:type="paragraph" w:customStyle="1" w:styleId="BlockTitle">
    <w:name w:val="BlockTitle"/>
    <w:basedOn w:val="Normal"/>
    <w:pPr>
      <w:keepNext/>
      <w:pBdr>
        <w:bottom w:val="single" w:sz="4" w:space="1" w:color="auto"/>
      </w:pBdr>
      <w:spacing w:before="400" w:after="120" w:line="400" w:lineRule="exact"/>
    </w:pPr>
    <w:rPr>
      <w:rFonts w:ascii="Arial" w:hAnsi="Arial"/>
      <w:b/>
      <w:sz w:val="28"/>
    </w:rPr>
  </w:style>
  <w:style w:type="paragraph" w:customStyle="1" w:styleId="TInformationPage">
    <w:name w:val="TInformationPage"/>
    <w:basedOn w:val="Normal"/>
    <w:pPr>
      <w:keepNext/>
      <w:spacing w:before="480" w:after="240"/>
      <w:jc w:val="center"/>
    </w:pPr>
    <w:rPr>
      <w:b/>
      <w:sz w:val="28"/>
    </w:rPr>
  </w:style>
  <w:style w:type="paragraph" w:customStyle="1" w:styleId="Graphic">
    <w:name w:val="Graphic"/>
    <w:basedOn w:val="Normal"/>
    <w:next w:val="Normal"/>
    <w:rsid w:val="00E64A32"/>
    <w:pPr>
      <w:keepNext/>
      <w:spacing w:before="360"/>
      <w:ind w:left="2160"/>
    </w:pPr>
    <w:rPr>
      <w:rFonts w:ascii="Arial" w:hAnsi="Arial"/>
      <w:sz w:val="18"/>
    </w:rPr>
  </w:style>
  <w:style w:type="paragraph" w:customStyle="1" w:styleId="Header1">
    <w:name w:val="Header1"/>
    <w:basedOn w:val="Header"/>
    <w:pPr>
      <w:jc w:val="left"/>
    </w:pPr>
  </w:style>
  <w:style w:type="paragraph" w:customStyle="1" w:styleId="GraphicCaption">
    <w:name w:val="GraphicCaption"/>
    <w:basedOn w:val="Normal"/>
    <w:next w:val="Normal"/>
    <w:pPr>
      <w:spacing w:before="240" w:after="240"/>
      <w:ind w:left="2160" w:right="2160"/>
    </w:pPr>
    <w:rPr>
      <w:rFonts w:ascii="Arial" w:hAnsi="Arial"/>
      <w:b/>
      <w:i/>
      <w:sz w:val="18"/>
    </w:rPr>
  </w:style>
  <w:style w:type="paragraph" w:customStyle="1" w:styleId="GraphicCaptionW">
    <w:name w:val="GraphicCaptionW"/>
    <w:basedOn w:val="GraphicCaption"/>
    <w:pPr>
      <w:ind w:left="0"/>
    </w:pPr>
  </w:style>
  <w:style w:type="paragraph" w:customStyle="1" w:styleId="GraphicW">
    <w:name w:val="GraphicW"/>
    <w:basedOn w:val="Graphic"/>
    <w:pPr>
      <w:ind w:left="0"/>
      <w:jc w:val="right"/>
    </w:pPr>
    <w:rPr>
      <w:b/>
    </w:rPr>
  </w:style>
  <w:style w:type="paragraph" w:customStyle="1" w:styleId="Table-Normal">
    <w:name w:val="Table-Normal"/>
    <w:basedOn w:val="Normal"/>
    <w:rsid w:val="007B4173"/>
    <w:pPr>
      <w:suppressAutoHyphens/>
      <w:autoSpaceDE w:val="0"/>
      <w:autoSpaceDN w:val="0"/>
      <w:spacing w:before="20" w:after="20" w:line="200" w:lineRule="exact"/>
      <w:ind w:right="28"/>
    </w:pPr>
    <w:rPr>
      <w:rFonts w:ascii="Calibri" w:hAnsi="Calibri" w:cs="Arial"/>
      <w:sz w:val="18"/>
      <w:szCs w:val="16"/>
      <w:lang w:eastAsia="en-US"/>
    </w:rPr>
  </w:style>
  <w:style w:type="paragraph" w:customStyle="1" w:styleId="Table-Title">
    <w:name w:val="Table-Title"/>
    <w:basedOn w:val="Table-Normal"/>
    <w:rsid w:val="007B4173"/>
    <w:rPr>
      <w:b/>
      <w:bCs/>
    </w:rPr>
  </w:style>
  <w:style w:type="paragraph" w:customStyle="1" w:styleId="Table-Bullets">
    <w:name w:val="Table-Bullets"/>
    <w:basedOn w:val="Table-Normal"/>
    <w:rsid w:val="007B4173"/>
    <w:pPr>
      <w:numPr>
        <w:numId w:val="20"/>
      </w:numPr>
    </w:pPr>
  </w:style>
  <w:style w:type="character" w:customStyle="1" w:styleId="Heading1Char">
    <w:name w:val="Heading 1 Char"/>
    <w:link w:val="Heading1"/>
    <w:uiPriority w:val="99"/>
    <w:rsid w:val="00077F42"/>
    <w:rPr>
      <w:rFonts w:ascii="Arial" w:hAnsi="Arial"/>
      <w:b/>
      <w:kern w:val="28"/>
      <w:sz w:val="28"/>
      <w:lang w:val="en-US" w:eastAsia="ja-JP"/>
    </w:rPr>
  </w:style>
  <w:style w:type="character" w:customStyle="1" w:styleId="Heading2Char">
    <w:name w:val="Heading 2 Char"/>
    <w:link w:val="Heading2"/>
    <w:uiPriority w:val="99"/>
    <w:rsid w:val="00077F42"/>
    <w:rPr>
      <w:rFonts w:ascii="Arial" w:hAnsi="Arial"/>
      <w:b/>
      <w:sz w:val="26"/>
      <w:lang w:val="en-US" w:eastAsia="ja-JP"/>
    </w:rPr>
  </w:style>
  <w:style w:type="character" w:customStyle="1" w:styleId="BodyTextChar">
    <w:name w:val="Body Text Char"/>
    <w:link w:val="BodyText"/>
    <w:uiPriority w:val="99"/>
    <w:rsid w:val="00077F42"/>
    <w:rPr>
      <w:sz w:val="24"/>
      <w:lang w:val="en-US" w:eastAsia="ja-JP"/>
    </w:rPr>
  </w:style>
  <w:style w:type="paragraph" w:styleId="Caption">
    <w:name w:val="caption"/>
    <w:basedOn w:val="Normal"/>
    <w:next w:val="Normal"/>
    <w:qFormat/>
    <w:rsid w:val="00AE72A7"/>
    <w:pPr>
      <w:jc w:val="center"/>
    </w:pPr>
    <w:rPr>
      <w:rFonts w:ascii="Arial" w:hAnsi="Arial" w:cs="Arial"/>
      <w:b/>
      <w:bCs/>
      <w:sz w:val="16"/>
      <w:szCs w:val="24"/>
      <w:lang w:eastAsia="en-US"/>
    </w:rPr>
  </w:style>
  <w:style w:type="paragraph" w:customStyle="1" w:styleId="TableText">
    <w:name w:val="Table Text"/>
    <w:basedOn w:val="Normal"/>
    <w:rsid w:val="00AE72A7"/>
    <w:pPr>
      <w:spacing w:before="60" w:after="60"/>
    </w:pPr>
    <w:rPr>
      <w:lang w:eastAsia="en-US"/>
    </w:rPr>
  </w:style>
  <w:style w:type="paragraph" w:customStyle="1" w:styleId="DocInfo">
    <w:name w:val="Doc Info"/>
    <w:basedOn w:val="BodyText"/>
    <w:next w:val="TableText"/>
    <w:rsid w:val="00AE72A7"/>
    <w:pPr>
      <w:spacing w:before="60" w:after="60"/>
      <w:ind w:left="0"/>
    </w:pPr>
    <w:rPr>
      <w:b/>
      <w:sz w:val="16"/>
      <w:lang w:eastAsia="en-US"/>
    </w:rPr>
  </w:style>
  <w:style w:type="paragraph" w:customStyle="1" w:styleId="SignerRole">
    <w:name w:val="Signer Role"/>
    <w:basedOn w:val="Normal"/>
    <w:rsid w:val="00AE72A7"/>
    <w:pPr>
      <w:spacing w:before="360" w:after="60"/>
    </w:pPr>
    <w:rPr>
      <w:caps/>
      <w:sz w:val="16"/>
      <w:lang w:eastAsia="en-US"/>
    </w:rPr>
  </w:style>
  <w:style w:type="paragraph" w:customStyle="1" w:styleId="SignerName">
    <w:name w:val="Signer Name"/>
    <w:basedOn w:val="Normal"/>
    <w:rsid w:val="00AE72A7"/>
    <w:pPr>
      <w:spacing w:before="60" w:after="60"/>
    </w:pPr>
    <w:rPr>
      <w:sz w:val="16"/>
      <w:lang w:eastAsia="en-US"/>
    </w:rPr>
  </w:style>
  <w:style w:type="paragraph" w:styleId="BalloonText">
    <w:name w:val="Balloon Text"/>
    <w:basedOn w:val="Normal"/>
    <w:link w:val="BalloonTextChar"/>
    <w:rsid w:val="0046727C"/>
    <w:rPr>
      <w:rFonts w:ascii="Tahoma" w:hAnsi="Tahoma" w:cs="Tahoma"/>
      <w:sz w:val="16"/>
      <w:szCs w:val="16"/>
    </w:rPr>
  </w:style>
  <w:style w:type="character" w:customStyle="1" w:styleId="BalloonTextChar">
    <w:name w:val="Balloon Text Char"/>
    <w:link w:val="BalloonText"/>
    <w:rsid w:val="0046727C"/>
    <w:rPr>
      <w:rFonts w:ascii="Tahoma" w:hAnsi="Tahoma" w:cs="Tahoma"/>
      <w:sz w:val="16"/>
      <w:szCs w:val="16"/>
      <w:lang w:eastAsia="ja-JP"/>
    </w:rPr>
  </w:style>
  <w:style w:type="table" w:styleId="TableGrid">
    <w:name w:val="Table Grid"/>
    <w:basedOn w:val="TableNormal"/>
    <w:rsid w:val="00B60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B6013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837070">
      <w:bodyDiv w:val="1"/>
      <w:marLeft w:val="0"/>
      <w:marRight w:val="0"/>
      <w:marTop w:val="0"/>
      <w:marBottom w:val="0"/>
      <w:divBdr>
        <w:top w:val="none" w:sz="0" w:space="0" w:color="auto"/>
        <w:left w:val="none" w:sz="0" w:space="0" w:color="auto"/>
        <w:bottom w:val="none" w:sz="0" w:space="0" w:color="auto"/>
        <w:right w:val="none" w:sz="0" w:space="0" w:color="auto"/>
      </w:divBdr>
    </w:div>
    <w:div w:id="436604085">
      <w:bodyDiv w:val="1"/>
      <w:marLeft w:val="0"/>
      <w:marRight w:val="0"/>
      <w:marTop w:val="0"/>
      <w:marBottom w:val="0"/>
      <w:divBdr>
        <w:top w:val="none" w:sz="0" w:space="0" w:color="auto"/>
        <w:left w:val="none" w:sz="0" w:space="0" w:color="auto"/>
        <w:bottom w:val="none" w:sz="0" w:space="0" w:color="auto"/>
        <w:right w:val="none" w:sz="0" w:space="0" w:color="auto"/>
      </w:divBdr>
    </w:div>
    <w:div w:id="1271669989">
      <w:bodyDiv w:val="1"/>
      <w:marLeft w:val="0"/>
      <w:marRight w:val="0"/>
      <w:marTop w:val="0"/>
      <w:marBottom w:val="0"/>
      <w:divBdr>
        <w:top w:val="none" w:sz="0" w:space="0" w:color="auto"/>
        <w:left w:val="none" w:sz="0" w:space="0" w:color="auto"/>
        <w:bottom w:val="none" w:sz="0" w:space="0" w:color="auto"/>
        <w:right w:val="none" w:sz="0" w:space="0" w:color="auto"/>
      </w:divBdr>
    </w:div>
    <w:div w:id="1314143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To_Generate_Templates\Template_Mac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4F82D69703084F8578EE4A18415C95" ma:contentTypeVersion="4" ma:contentTypeDescription="Create a new document." ma:contentTypeScope="" ma:versionID="6dadf871d40d0a0a5b16ce8b6fcd3251">
  <xsd:schema xmlns:xsd="http://www.w3.org/2001/XMLSchema" xmlns:xs="http://www.w3.org/2001/XMLSchema" xmlns:p="http://schemas.microsoft.com/office/2006/metadata/properties" xmlns:ns2="253d49e2-b7df-4af6-b2f9-4531067831d5" targetNamespace="http://schemas.microsoft.com/office/2006/metadata/properties" ma:root="true" ma:fieldsID="0a85cc05720da1543b296761a6627d9c" ns2:_="">
    <xsd:import namespace="253d49e2-b7df-4af6-b2f9-4531067831d5"/>
    <xsd:element name="properties">
      <xsd:complexType>
        <xsd:sequence>
          <xsd:element name="documentManagement">
            <xsd:complexType>
              <xsd:all>
                <xsd:element ref="ns2:TccDocLibTrack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3d49e2-b7df-4af6-b2f9-4531067831d5" elementFormDefault="qualified">
    <xsd:import namespace="http://schemas.microsoft.com/office/2006/documentManagement/types"/>
    <xsd:import namespace="http://schemas.microsoft.com/office/infopath/2007/PartnerControls"/>
    <xsd:element name="TccDocLibTracker" ma:index="8" nillable="true" ma:displayName="TccDocLibTracker" ma:hidden="true" ma:internalName="TccDocLibTracker"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3611E8-BD19-4DAB-85F0-11A1AE0100BE}"/>
</file>

<file path=customXml/itemProps2.xml><?xml version="1.0" encoding="utf-8"?>
<ds:datastoreItem xmlns:ds="http://schemas.openxmlformats.org/officeDocument/2006/customXml" ds:itemID="{8CE3B15C-7A89-4AC1-B584-397D57B7FFA7}"/>
</file>

<file path=customXml/itemProps3.xml><?xml version="1.0" encoding="utf-8"?>
<ds:datastoreItem xmlns:ds="http://schemas.openxmlformats.org/officeDocument/2006/customXml" ds:itemID="{21DADAC0-2754-46C7-9B58-036D8B05D52C}"/>
</file>

<file path=docProps/app.xml><?xml version="1.0" encoding="utf-8"?>
<Properties xmlns="http://schemas.openxmlformats.org/officeDocument/2006/extended-properties" xmlns:vt="http://schemas.openxmlformats.org/officeDocument/2006/docPropsVTypes">
  <Template>Template_Mac5.dot</Template>
  <TotalTime>7659</TotalTime>
  <Pages>10</Pages>
  <Words>854</Words>
  <Characters>4872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Technology Infrastructure</vt:lpstr>
    </vt:vector>
  </TitlesOfParts>
  <Manager>DMRPEn/html/En_P_1255_7_577_DEL.html</Manager>
  <Company>Fujitsu</Company>
  <LinksUpToDate>false</LinksUpToDate>
  <CharactersWithSpaces>5715</CharactersWithSpaces>
  <SharedDoc>false</SharedDoc>
  <HLinks>
    <vt:vector size="6" baseType="variant">
      <vt:variant>
        <vt:i4>6553607</vt:i4>
      </vt:variant>
      <vt:variant>
        <vt:i4>4293</vt:i4>
      </vt:variant>
      <vt:variant>
        <vt:i4>1025</vt:i4>
      </vt:variant>
      <vt:variant>
        <vt:i4>1</vt:i4>
      </vt:variant>
      <vt:variant>
        <vt:lpwstr>cid:image001.png@01D203AF.82D5B750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Infrastructure</dc:title>
  <dc:subject>P370S</dc:subject>
  <dc:creator>Macroscope Team</dc:creator>
  <cp:keywords>Project Name</cp:keywords>
  <dc:description/>
  <cp:lastModifiedBy>Schechter, Adam D</cp:lastModifiedBy>
  <cp:revision>17</cp:revision>
  <cp:lastPrinted>2001-02-01T21:56:00Z</cp:lastPrinted>
  <dcterms:created xsi:type="dcterms:W3CDTF">2016-11-10T20:01:00Z</dcterms:created>
  <dcterms:modified xsi:type="dcterms:W3CDTF">2016-12-14T21:32:00Z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0x0101007E4F82D69703084F8578EE4A18415C95</vt:lpwstr>
  </property>
</Properties>
</file>